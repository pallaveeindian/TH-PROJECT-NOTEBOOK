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B71E" w14:textId="2C424910" w:rsidR="0056644B" w:rsidRPr="00EF7A69" w:rsidRDefault="007F06FB" w:rsidP="00543098">
      <w:pPr>
        <w:jc w:val="center"/>
        <w:rPr>
          <w:rFonts w:ascii="Trebuchet MS" w:hAnsi="Trebuchet MS" w:cs="Arial"/>
          <w:b/>
          <w:bCs/>
          <w:sz w:val="40"/>
          <w:szCs w:val="40"/>
        </w:rPr>
      </w:pPr>
      <w:r w:rsidRPr="00EF7A69">
        <w:rPr>
          <w:rFonts w:ascii="Trebuchet MS" w:hAnsi="Trebuchet MS" w:cs="Arial"/>
          <w:b/>
          <w:bCs/>
          <w:sz w:val="40"/>
          <w:szCs w:val="40"/>
        </w:rPr>
        <w:t>Monthly Progress Report</w:t>
      </w:r>
      <w:r w:rsidR="66662B55" w:rsidRPr="00EF7A69">
        <w:rPr>
          <w:rFonts w:ascii="Trebuchet MS" w:hAnsi="Trebuchet MS" w:cs="Arial"/>
          <w:b/>
          <w:bCs/>
          <w:sz w:val="40"/>
          <w:szCs w:val="40"/>
        </w:rPr>
        <w:t xml:space="preserve"> (MPR)</w:t>
      </w:r>
    </w:p>
    <w:p w14:paraId="402C5DAD" w14:textId="3B157643" w:rsidR="007F06FB" w:rsidRPr="00EF7A69" w:rsidRDefault="00EB6CCD">
      <w:pPr>
        <w:rPr>
          <w:rFonts w:ascii="Trebuchet MS" w:hAnsi="Trebuchet MS" w:cs="Arial"/>
        </w:rPr>
      </w:pPr>
      <w:r w:rsidRPr="00EF7A69">
        <w:rPr>
          <w:rFonts w:ascii="Trebuchet MS" w:hAnsi="Trebuchet MS" w:cs="Arial"/>
        </w:rPr>
        <w:t>Ref no.- BDO/MPR/01/202</w:t>
      </w:r>
      <w:r w:rsidR="002B0CF6" w:rsidRPr="00EF7A69">
        <w:rPr>
          <w:rFonts w:ascii="Trebuchet MS" w:hAnsi="Trebuchet MS" w:cs="Arial"/>
        </w:rPr>
        <w:t>5</w:t>
      </w:r>
      <w:r w:rsidRPr="00EF7A69">
        <w:rPr>
          <w:rFonts w:ascii="Trebuchet MS" w:hAnsi="Trebuchet MS" w:cs="Arial"/>
        </w:rPr>
        <w:t>-2</w:t>
      </w:r>
      <w:r w:rsidR="002B0CF6" w:rsidRPr="00EF7A69">
        <w:rPr>
          <w:rFonts w:ascii="Trebuchet MS" w:hAnsi="Trebuchet MS" w:cs="Arial"/>
        </w:rPr>
        <w:t>6</w:t>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t>Date:</w:t>
      </w:r>
      <w:r w:rsidR="006F53A3">
        <w:rPr>
          <w:rFonts w:ascii="Trebuchet MS" w:hAnsi="Trebuchet MS" w:cs="Arial"/>
        </w:rPr>
        <w:t>30</w:t>
      </w:r>
      <w:r w:rsidRPr="00EF7A69">
        <w:rPr>
          <w:rFonts w:ascii="Trebuchet MS" w:hAnsi="Trebuchet MS" w:cs="Arial"/>
        </w:rPr>
        <w:t>/</w:t>
      </w:r>
      <w:r w:rsidR="005B61D1">
        <w:rPr>
          <w:rFonts w:ascii="Trebuchet MS" w:hAnsi="Trebuchet MS" w:cs="Arial"/>
        </w:rPr>
        <w:t>09</w:t>
      </w:r>
      <w:r w:rsidRPr="00EF7A69">
        <w:rPr>
          <w:rFonts w:ascii="Trebuchet MS" w:hAnsi="Trebuchet MS" w:cs="Arial"/>
        </w:rPr>
        <w:t>/2025</w:t>
      </w:r>
    </w:p>
    <w:p w14:paraId="31188A09" w14:textId="565097F8" w:rsidR="00415621" w:rsidRPr="00EF7A69" w:rsidRDefault="00415621" w:rsidP="00415621">
      <w:pPr>
        <w:spacing w:line="240" w:lineRule="auto"/>
        <w:rPr>
          <w:rFonts w:ascii="Trebuchet MS" w:hAnsi="Trebuchet MS" w:cs="Arial"/>
          <w:b/>
          <w:bCs/>
          <w:sz w:val="22"/>
          <w:szCs w:val="22"/>
        </w:rPr>
      </w:pPr>
      <w:r w:rsidRPr="00EF7A69">
        <w:rPr>
          <w:rFonts w:ascii="Trebuchet MS" w:hAnsi="Trebuchet MS" w:cs="Arial"/>
          <w:b/>
          <w:bCs/>
          <w:sz w:val="22"/>
          <w:szCs w:val="22"/>
        </w:rPr>
        <w:t xml:space="preserve">Client: </w:t>
      </w:r>
      <w:r w:rsidR="00A04D79" w:rsidRPr="00EF7A69">
        <w:rPr>
          <w:rFonts w:ascii="Trebuchet MS" w:hAnsi="Trebuchet MS" w:cs="Arial"/>
          <w:b/>
          <w:bCs/>
          <w:sz w:val="22"/>
          <w:szCs w:val="22"/>
        </w:rPr>
        <w:t>U</w:t>
      </w:r>
      <w:r w:rsidR="00B52B11">
        <w:rPr>
          <w:rFonts w:ascii="Trebuchet MS" w:hAnsi="Trebuchet MS" w:cs="Arial"/>
          <w:b/>
          <w:bCs/>
          <w:sz w:val="22"/>
          <w:szCs w:val="22"/>
        </w:rPr>
        <w:t>ttar Pradesh State Rural Livelihood Mission</w:t>
      </w:r>
    </w:p>
    <w:p w14:paraId="74E85B58" w14:textId="55323257" w:rsidR="003F57D6" w:rsidRPr="00EF7A69" w:rsidRDefault="003F57D6" w:rsidP="00415621">
      <w:pPr>
        <w:spacing w:line="240" w:lineRule="auto"/>
        <w:rPr>
          <w:rFonts w:ascii="Trebuchet MS" w:hAnsi="Trebuchet MS" w:cs="Arial"/>
          <w:sz w:val="22"/>
          <w:szCs w:val="22"/>
        </w:rPr>
      </w:pPr>
      <w:r w:rsidRPr="00EF7A69">
        <w:rPr>
          <w:rFonts w:ascii="Trebuchet MS" w:hAnsi="Trebuchet MS" w:cs="Arial"/>
          <w:b/>
          <w:bCs/>
          <w:sz w:val="22"/>
          <w:szCs w:val="22"/>
        </w:rPr>
        <w:t xml:space="preserve">Title: </w:t>
      </w:r>
      <w:r w:rsidR="00F64291" w:rsidRPr="00EF7A69">
        <w:rPr>
          <w:rFonts w:ascii="Trebuchet MS" w:hAnsi="Trebuchet MS" w:cs="Arial"/>
          <w:sz w:val="22"/>
          <w:szCs w:val="22"/>
        </w:rPr>
        <w:t>Digital System Assessment &amp; Planning Phase</w:t>
      </w:r>
      <w:r w:rsidR="00F15C4D" w:rsidRPr="00EF7A69">
        <w:rPr>
          <w:rFonts w:ascii="Trebuchet MS" w:hAnsi="Trebuchet MS" w:cs="Arial"/>
          <w:b/>
          <w:bCs/>
          <w:sz w:val="22"/>
          <w:szCs w:val="22"/>
        </w:rPr>
        <w:t xml:space="preserve"> (</w:t>
      </w:r>
      <w:r w:rsidR="00F64291" w:rsidRPr="00EF7A69">
        <w:rPr>
          <w:rFonts w:ascii="Trebuchet MS" w:hAnsi="Trebuchet MS" w:cs="Arial"/>
          <w:sz w:val="22"/>
          <w:szCs w:val="22"/>
        </w:rPr>
        <w:t>As-Is Study &amp; FRS Development</w:t>
      </w:r>
      <w:r w:rsidR="00F15C4D" w:rsidRPr="00EF7A69">
        <w:rPr>
          <w:rFonts w:ascii="Trebuchet MS" w:hAnsi="Trebuchet MS" w:cs="Arial"/>
          <w:sz w:val="22"/>
          <w:szCs w:val="22"/>
        </w:rPr>
        <w:t>)</w:t>
      </w:r>
    </w:p>
    <w:p w14:paraId="3511DC78" w14:textId="75A9D4C4" w:rsidR="00832A25" w:rsidRPr="00EF7A69" w:rsidRDefault="00C23646">
      <w:pPr>
        <w:rPr>
          <w:rFonts w:ascii="Trebuchet MS" w:hAnsi="Trebuchet MS" w:cs="Arial"/>
          <w:sz w:val="22"/>
          <w:szCs w:val="22"/>
        </w:rPr>
      </w:pPr>
      <w:r w:rsidRPr="00EF7A69">
        <w:rPr>
          <w:rFonts w:ascii="Trebuchet MS" w:hAnsi="Trebuchet MS" w:cs="Arial"/>
          <w:sz w:val="22"/>
          <w:szCs w:val="22"/>
        </w:rPr>
        <w:t xml:space="preserve">Work order </w:t>
      </w:r>
      <w:r w:rsidR="00B11586" w:rsidRPr="00EF7A69">
        <w:rPr>
          <w:rFonts w:ascii="Trebuchet MS" w:hAnsi="Trebuchet MS" w:cs="Arial"/>
          <w:sz w:val="22"/>
          <w:szCs w:val="22"/>
        </w:rPr>
        <w:t>no</w:t>
      </w:r>
      <w:r w:rsidRPr="00EF7A69">
        <w:rPr>
          <w:rFonts w:ascii="Trebuchet MS" w:hAnsi="Trebuchet MS" w:cs="Arial"/>
          <w:sz w:val="22"/>
          <w:szCs w:val="22"/>
        </w:rPr>
        <w:t>:</w:t>
      </w:r>
      <w:r w:rsidR="01E7ECF8" w:rsidRPr="00EF7A69">
        <w:rPr>
          <w:rFonts w:ascii="Trebuchet MS" w:hAnsi="Trebuchet MS" w:cs="Arial"/>
          <w:sz w:val="22"/>
          <w:szCs w:val="22"/>
        </w:rPr>
        <w:t xml:space="preserve"> </w:t>
      </w:r>
      <w:r w:rsidR="007125E2" w:rsidRPr="00EF7A69">
        <w:rPr>
          <w:rFonts w:ascii="Trebuchet MS" w:hAnsi="Trebuchet MS" w:cs="Arial"/>
          <w:sz w:val="22"/>
          <w:szCs w:val="22"/>
        </w:rPr>
        <w:t xml:space="preserve">UPLC:SW:3108:2025-2026):1369:2536 </w:t>
      </w:r>
      <w:r w:rsidR="63578ACF" w:rsidRPr="00EF7A69">
        <w:rPr>
          <w:rFonts w:ascii="Trebuchet MS" w:hAnsi="Trebuchet MS" w:cs="Arial"/>
          <w:sz w:val="22"/>
          <w:szCs w:val="22"/>
        </w:rPr>
        <w:t xml:space="preserve"> </w:t>
      </w:r>
      <w:r w:rsidR="66C29210" w:rsidRPr="00EF7A69">
        <w:rPr>
          <w:rFonts w:ascii="Trebuchet MS" w:hAnsi="Trebuchet MS" w:cs="Arial"/>
          <w:sz w:val="22"/>
          <w:szCs w:val="22"/>
        </w:rPr>
        <w:t>D</w:t>
      </w:r>
      <w:r w:rsidR="007125E2" w:rsidRPr="00EF7A69">
        <w:rPr>
          <w:rFonts w:ascii="Trebuchet MS" w:hAnsi="Trebuchet MS" w:cs="Arial"/>
          <w:sz w:val="22"/>
          <w:szCs w:val="22"/>
        </w:rPr>
        <w:t>ated 19/08/2025</w:t>
      </w:r>
      <w:r w:rsidRPr="00EF7A69">
        <w:rPr>
          <w:rFonts w:ascii="Trebuchet MS" w:hAnsi="Trebuchet MS"/>
        </w:rPr>
        <w:tab/>
      </w:r>
    </w:p>
    <w:p w14:paraId="0971D17F" w14:textId="21696C08" w:rsidR="00AC7D53" w:rsidRPr="00EF7A69" w:rsidRDefault="00AC7D53" w:rsidP="00E813B8">
      <w:pPr>
        <w:spacing w:line="240" w:lineRule="auto"/>
        <w:rPr>
          <w:rFonts w:ascii="Trebuchet MS" w:hAnsi="Trebuchet MS" w:cs="Arial"/>
          <w:sz w:val="22"/>
          <w:szCs w:val="22"/>
        </w:rPr>
      </w:pPr>
      <w:r w:rsidRPr="00EF7A69">
        <w:rPr>
          <w:rFonts w:ascii="Trebuchet MS" w:hAnsi="Trebuchet MS" w:cs="Arial"/>
          <w:sz w:val="22"/>
          <w:szCs w:val="22"/>
        </w:rPr>
        <w:t xml:space="preserve">Period –From </w:t>
      </w:r>
      <w:r w:rsidR="002D10BC" w:rsidRPr="00EF7A69">
        <w:rPr>
          <w:rFonts w:ascii="Trebuchet MS" w:hAnsi="Trebuchet MS" w:cs="Arial"/>
          <w:sz w:val="22"/>
          <w:szCs w:val="22"/>
        </w:rPr>
        <w:t>08</w:t>
      </w:r>
      <w:r w:rsidR="002D10BC" w:rsidRPr="00EF7A69">
        <w:rPr>
          <w:rFonts w:ascii="Trebuchet MS" w:hAnsi="Trebuchet MS" w:cs="Arial"/>
          <w:sz w:val="22"/>
          <w:szCs w:val="22"/>
          <w:vertAlign w:val="superscript"/>
        </w:rPr>
        <w:t>th</w:t>
      </w:r>
      <w:r w:rsidR="002D10BC" w:rsidRPr="00EF7A69">
        <w:rPr>
          <w:rFonts w:ascii="Trebuchet MS" w:hAnsi="Trebuchet MS" w:cs="Arial"/>
          <w:sz w:val="22"/>
          <w:szCs w:val="22"/>
        </w:rPr>
        <w:t xml:space="preserve"> Sep 2025</w:t>
      </w:r>
      <w:r w:rsidRPr="00EF7A69">
        <w:rPr>
          <w:rFonts w:ascii="Trebuchet MS" w:hAnsi="Trebuchet MS" w:cs="Arial"/>
          <w:sz w:val="22"/>
          <w:szCs w:val="22"/>
        </w:rPr>
        <w:t xml:space="preserve"> </w:t>
      </w:r>
      <w:r w:rsidR="002D10BC" w:rsidRPr="00EF7A69">
        <w:rPr>
          <w:rFonts w:ascii="Trebuchet MS" w:hAnsi="Trebuchet MS" w:cs="Arial"/>
          <w:sz w:val="22"/>
          <w:szCs w:val="22"/>
        </w:rPr>
        <w:t>–</w:t>
      </w:r>
      <w:r w:rsidRPr="00EF7A69">
        <w:rPr>
          <w:rFonts w:ascii="Trebuchet MS" w:hAnsi="Trebuchet MS" w:cs="Arial"/>
          <w:sz w:val="22"/>
          <w:szCs w:val="22"/>
        </w:rPr>
        <w:t xml:space="preserve"> </w:t>
      </w:r>
      <w:r w:rsidR="002D10BC" w:rsidRPr="00EF7A69">
        <w:rPr>
          <w:rFonts w:ascii="Trebuchet MS" w:hAnsi="Trebuchet MS" w:cs="Arial"/>
          <w:sz w:val="22"/>
          <w:szCs w:val="22"/>
        </w:rPr>
        <w:t>30</w:t>
      </w:r>
      <w:r w:rsidRPr="00EF7A69">
        <w:rPr>
          <w:rFonts w:ascii="Trebuchet MS" w:hAnsi="Trebuchet MS" w:cs="Arial"/>
          <w:sz w:val="22"/>
          <w:szCs w:val="22"/>
          <w:vertAlign w:val="superscript"/>
        </w:rPr>
        <w:t>st</w:t>
      </w:r>
      <w:r w:rsidRPr="00EF7A69">
        <w:rPr>
          <w:rFonts w:ascii="Trebuchet MS" w:hAnsi="Trebuchet MS" w:cs="Arial"/>
          <w:sz w:val="22"/>
          <w:szCs w:val="22"/>
        </w:rPr>
        <w:t xml:space="preserve"> </w:t>
      </w:r>
      <w:r w:rsidR="002D10BC" w:rsidRPr="00EF7A69">
        <w:rPr>
          <w:rFonts w:ascii="Trebuchet MS" w:hAnsi="Trebuchet MS" w:cs="Arial"/>
          <w:sz w:val="22"/>
          <w:szCs w:val="22"/>
        </w:rPr>
        <w:t>Sep</w:t>
      </w:r>
      <w:r w:rsidRPr="00EF7A69">
        <w:rPr>
          <w:rFonts w:ascii="Trebuchet MS" w:hAnsi="Trebuchet MS" w:cs="Arial"/>
          <w:sz w:val="22"/>
          <w:szCs w:val="22"/>
        </w:rPr>
        <w:t xml:space="preserve"> 202</w:t>
      </w:r>
      <w:r w:rsidR="002D10BC" w:rsidRPr="00EF7A69">
        <w:rPr>
          <w:rFonts w:ascii="Trebuchet MS" w:hAnsi="Trebuchet MS" w:cs="Arial"/>
          <w:sz w:val="22"/>
          <w:szCs w:val="22"/>
        </w:rPr>
        <w:t>5</w:t>
      </w:r>
    </w:p>
    <w:p w14:paraId="34803E7E" w14:textId="77777777" w:rsidR="00AC7D53" w:rsidRPr="00EF7A69" w:rsidRDefault="00AC7D53" w:rsidP="00BE6191">
      <w:pPr>
        <w:spacing w:line="240" w:lineRule="auto"/>
        <w:rPr>
          <w:rFonts w:ascii="Trebuchet MS" w:hAnsi="Trebuchet MS" w:cs="Arial"/>
        </w:rPr>
      </w:pPr>
    </w:p>
    <w:p w14:paraId="5129E941" w14:textId="3BB0990B" w:rsidR="007F06FB" w:rsidRPr="00EF7A69" w:rsidRDefault="773C0056">
      <w:pPr>
        <w:rPr>
          <w:rFonts w:ascii="Trebuchet MS" w:hAnsi="Trebuchet MS" w:cs="Arial"/>
          <w:b/>
          <w:bCs/>
        </w:rPr>
      </w:pPr>
      <w:r w:rsidRPr="00EF7A69">
        <w:rPr>
          <w:rFonts w:ascii="Trebuchet MS" w:hAnsi="Trebuchet MS" w:cs="Arial"/>
          <w:b/>
          <w:bCs/>
        </w:rPr>
        <w:t>Tasks</w:t>
      </w:r>
      <w:r w:rsidR="4A703142" w:rsidRPr="00EF7A69">
        <w:rPr>
          <w:rFonts w:ascii="Trebuchet MS" w:hAnsi="Trebuchet MS" w:cs="Arial"/>
          <w:b/>
          <w:bCs/>
        </w:rPr>
        <w:t xml:space="preserve">/Activities </w:t>
      </w:r>
      <w:r w:rsidR="28B23C3B" w:rsidRPr="00EF7A69">
        <w:rPr>
          <w:rFonts w:ascii="Trebuchet MS" w:hAnsi="Trebuchet MS" w:cs="Arial"/>
          <w:b/>
          <w:bCs/>
        </w:rPr>
        <w:t>Undertaken: -</w:t>
      </w:r>
    </w:p>
    <w:tbl>
      <w:tblPr>
        <w:tblStyle w:val="TableGrid"/>
        <w:tblW w:w="0" w:type="auto"/>
        <w:tblInd w:w="-572" w:type="dxa"/>
        <w:tblLook w:val="04A0" w:firstRow="1" w:lastRow="0" w:firstColumn="1" w:lastColumn="0" w:noHBand="0" w:noVBand="1"/>
      </w:tblPr>
      <w:tblGrid>
        <w:gridCol w:w="851"/>
        <w:gridCol w:w="4819"/>
        <w:gridCol w:w="4509"/>
      </w:tblGrid>
      <w:tr w:rsidR="009C2372" w:rsidRPr="00EF7A69" w14:paraId="287064E9" w14:textId="77777777" w:rsidTr="00B20235">
        <w:trPr>
          <w:trHeight w:val="315"/>
        </w:trPr>
        <w:tc>
          <w:tcPr>
            <w:tcW w:w="10179" w:type="dxa"/>
            <w:gridSpan w:val="3"/>
            <w:vAlign w:val="center"/>
            <w:hideMark/>
          </w:tcPr>
          <w:p w14:paraId="5FF72C6E" w14:textId="77777777" w:rsidR="009C2372" w:rsidRPr="00EF7A69" w:rsidRDefault="009C2372" w:rsidP="009C2372">
            <w:pPr>
              <w:jc w:val="center"/>
              <w:rPr>
                <w:rFonts w:ascii="Trebuchet MS" w:hAnsi="Trebuchet MS"/>
                <w:b/>
                <w:bCs/>
                <w:sz w:val="28"/>
                <w:szCs w:val="28"/>
              </w:rPr>
            </w:pPr>
            <w:commentRangeStart w:id="0"/>
            <w:r w:rsidRPr="00EF7A69">
              <w:rPr>
                <w:rFonts w:ascii="Trebuchet MS" w:hAnsi="Trebuchet MS"/>
                <w:b/>
                <w:bCs/>
                <w:sz w:val="32"/>
                <w:szCs w:val="32"/>
              </w:rPr>
              <w:t>Sep-25</w:t>
            </w:r>
            <w:commentRangeEnd w:id="0"/>
            <w:r w:rsidR="000002A1" w:rsidRPr="00EF7A69">
              <w:rPr>
                <w:rStyle w:val="CommentReference"/>
                <w:rFonts w:ascii="Trebuchet MS" w:hAnsi="Trebuchet MS"/>
                <w:b/>
                <w:bCs/>
                <w:sz w:val="28"/>
                <w:szCs w:val="28"/>
              </w:rPr>
              <w:commentReference w:id="0"/>
            </w:r>
          </w:p>
        </w:tc>
      </w:tr>
      <w:tr w:rsidR="009C2372" w:rsidRPr="00EF7A69" w14:paraId="47471928" w14:textId="77777777" w:rsidTr="00102651">
        <w:trPr>
          <w:trHeight w:val="315"/>
        </w:trPr>
        <w:tc>
          <w:tcPr>
            <w:tcW w:w="851" w:type="dxa"/>
            <w:vAlign w:val="center"/>
            <w:hideMark/>
          </w:tcPr>
          <w:p w14:paraId="7ADBF62A" w14:textId="263330AF" w:rsidR="001F3E8D" w:rsidRPr="00EF7A69" w:rsidRDefault="001F3E8D" w:rsidP="001F3E8D">
            <w:pPr>
              <w:jc w:val="center"/>
              <w:rPr>
                <w:rFonts w:ascii="Trebuchet MS" w:hAnsi="Trebuchet MS"/>
                <w:b/>
                <w:bCs/>
                <w:sz w:val="28"/>
                <w:szCs w:val="28"/>
              </w:rPr>
            </w:pPr>
            <w:r w:rsidRPr="00EF7A69">
              <w:rPr>
                <w:rFonts w:ascii="Trebuchet MS" w:hAnsi="Trebuchet MS"/>
                <w:b/>
                <w:bCs/>
                <w:sz w:val="28"/>
                <w:szCs w:val="28"/>
              </w:rPr>
              <w:t>Date</w:t>
            </w:r>
          </w:p>
        </w:tc>
        <w:tc>
          <w:tcPr>
            <w:tcW w:w="4819" w:type="dxa"/>
            <w:vAlign w:val="center"/>
            <w:hideMark/>
          </w:tcPr>
          <w:p w14:paraId="637F99F3" w14:textId="77777777" w:rsidR="009C2372" w:rsidRPr="00EF7A69" w:rsidRDefault="009C2372" w:rsidP="009C2372">
            <w:pPr>
              <w:jc w:val="center"/>
              <w:rPr>
                <w:rFonts w:ascii="Trebuchet MS" w:hAnsi="Trebuchet MS"/>
                <w:b/>
                <w:bCs/>
                <w:sz w:val="28"/>
                <w:szCs w:val="28"/>
              </w:rPr>
            </w:pPr>
            <w:r w:rsidRPr="00EF7A69">
              <w:rPr>
                <w:rFonts w:ascii="Trebuchet MS" w:hAnsi="Trebuchet MS"/>
                <w:b/>
                <w:bCs/>
                <w:sz w:val="28"/>
                <w:szCs w:val="28"/>
              </w:rPr>
              <w:t>Task Details</w:t>
            </w:r>
          </w:p>
        </w:tc>
        <w:tc>
          <w:tcPr>
            <w:tcW w:w="4509" w:type="dxa"/>
            <w:vAlign w:val="center"/>
            <w:hideMark/>
          </w:tcPr>
          <w:p w14:paraId="3141E050" w14:textId="77777777" w:rsidR="009C2372" w:rsidRPr="00EF7A69" w:rsidRDefault="009C2372" w:rsidP="009C2372">
            <w:pPr>
              <w:jc w:val="center"/>
              <w:rPr>
                <w:rFonts w:ascii="Trebuchet MS" w:hAnsi="Trebuchet MS"/>
                <w:b/>
                <w:bCs/>
                <w:sz w:val="28"/>
                <w:szCs w:val="28"/>
              </w:rPr>
            </w:pPr>
            <w:r w:rsidRPr="00EF7A69">
              <w:rPr>
                <w:rFonts w:ascii="Trebuchet MS" w:hAnsi="Trebuchet MS"/>
                <w:b/>
                <w:bCs/>
                <w:sz w:val="28"/>
                <w:szCs w:val="28"/>
              </w:rPr>
              <w:t>Status</w:t>
            </w:r>
          </w:p>
        </w:tc>
      </w:tr>
      <w:tr w:rsidR="009C2372" w:rsidRPr="00EF7A69" w14:paraId="298114CC" w14:textId="77777777" w:rsidTr="00102651">
        <w:trPr>
          <w:trHeight w:val="900"/>
        </w:trPr>
        <w:tc>
          <w:tcPr>
            <w:tcW w:w="851" w:type="dxa"/>
            <w:vAlign w:val="center"/>
            <w:hideMark/>
          </w:tcPr>
          <w:p w14:paraId="0D9CE0F0" w14:textId="4D55B540" w:rsidR="009C2372" w:rsidRPr="00EF7A69" w:rsidRDefault="0056652E" w:rsidP="009C2372">
            <w:pPr>
              <w:rPr>
                <w:rFonts w:ascii="Trebuchet MS" w:hAnsi="Trebuchet MS"/>
              </w:rPr>
            </w:pPr>
            <w:ins w:id="1" w:author="VR" w:date="2026-01-29T22:32:00Z" w16du:dateUtc="2026-01-29T17:02:00Z">
              <w:r>
                <w:rPr>
                  <w:rFonts w:ascii="Trebuchet MS" w:hAnsi="Trebuchet MS"/>
                </w:rPr>
                <w:t>0</w:t>
              </w:r>
            </w:ins>
            <w:r w:rsidR="009C2372" w:rsidRPr="00EF7A69">
              <w:rPr>
                <w:rFonts w:ascii="Trebuchet MS" w:hAnsi="Trebuchet MS"/>
              </w:rPr>
              <w:t>8</w:t>
            </w:r>
            <w:ins w:id="2" w:author="VR" w:date="2026-01-29T22:31:00Z" w16du:dateUtc="2026-01-29T17:01:00Z">
              <w:r>
                <w:rPr>
                  <w:rFonts w:ascii="Trebuchet MS" w:hAnsi="Trebuchet MS"/>
                </w:rPr>
                <w:t>-09-2025</w:t>
              </w:r>
            </w:ins>
          </w:p>
        </w:tc>
        <w:tc>
          <w:tcPr>
            <w:tcW w:w="4819" w:type="dxa"/>
            <w:vAlign w:val="center"/>
            <w:hideMark/>
          </w:tcPr>
          <w:p w14:paraId="566DFCA7" w14:textId="63F062F9" w:rsidR="009C2372" w:rsidRPr="00EF7A69" w:rsidRDefault="009C2372" w:rsidP="009C2372">
            <w:pPr>
              <w:rPr>
                <w:rFonts w:ascii="Trebuchet MS" w:hAnsi="Trebuchet MS"/>
              </w:rPr>
            </w:pPr>
            <w:r w:rsidRPr="00EF7A69">
              <w:rPr>
                <w:rFonts w:ascii="Trebuchet MS" w:hAnsi="Trebuchet MS"/>
              </w:rPr>
              <w:t xml:space="preserve">Proposal for Department Digitalization Software, with </w:t>
            </w:r>
            <w:r w:rsidR="0062714C" w:rsidRPr="00EF7A69">
              <w:rPr>
                <w:rFonts w:ascii="Trebuchet MS" w:hAnsi="Trebuchet MS"/>
              </w:rPr>
              <w:t>Priority and Strategic Alignment</w:t>
            </w:r>
            <w:r w:rsidR="008132F1" w:rsidRPr="00EF7A69">
              <w:rPr>
                <w:rFonts w:ascii="Trebuchet MS" w:hAnsi="Trebuchet MS"/>
              </w:rPr>
              <w:t xml:space="preserve"> of software</w:t>
            </w:r>
            <w:r w:rsidRPr="00EF7A69">
              <w:rPr>
                <w:rFonts w:ascii="Trebuchet MS" w:hAnsi="Trebuchet MS"/>
              </w:rPr>
              <w:t xml:space="preserve">. Presentation with MD Maam, and </w:t>
            </w:r>
            <w:r w:rsidR="00D1684A" w:rsidRPr="00EF7A69">
              <w:rPr>
                <w:rFonts w:ascii="Trebuchet MS" w:hAnsi="Trebuchet MS"/>
              </w:rPr>
              <w:t>t</w:t>
            </w:r>
            <w:r w:rsidRPr="00EF7A69">
              <w:rPr>
                <w:rFonts w:ascii="Trebuchet MS" w:hAnsi="Trebuchet MS"/>
              </w:rPr>
              <w:t>eam.</w:t>
            </w:r>
          </w:p>
        </w:tc>
        <w:tc>
          <w:tcPr>
            <w:tcW w:w="4509" w:type="dxa"/>
            <w:vAlign w:val="center"/>
            <w:hideMark/>
          </w:tcPr>
          <w:p w14:paraId="5482659D" w14:textId="6D533D92" w:rsidR="009E25B9" w:rsidRPr="00EF7A69" w:rsidRDefault="004B790B" w:rsidP="009E25B9">
            <w:pPr>
              <w:rPr>
                <w:rFonts w:ascii="Trebuchet MS" w:hAnsi="Trebuchet MS"/>
              </w:rPr>
            </w:pPr>
            <w:r w:rsidRPr="00EF7A69">
              <w:rPr>
                <w:rFonts w:ascii="Trebuchet MS" w:hAnsi="Trebuchet MS"/>
              </w:rPr>
              <w:t>Team started working on initial study for software</w:t>
            </w:r>
            <w:r w:rsidR="00633CA6" w:rsidRPr="00EF7A69">
              <w:rPr>
                <w:rFonts w:ascii="Trebuchet MS" w:hAnsi="Trebuchet MS"/>
              </w:rPr>
              <w:t xml:space="preserve"> (Initialized draft for As-Is report – BMS, TMS, CRP EP, PowerBI, LDMS and E-Commerce Module)</w:t>
            </w:r>
          </w:p>
        </w:tc>
      </w:tr>
      <w:tr w:rsidR="009C2372" w:rsidRPr="00EF7A69" w14:paraId="1F65D5F7" w14:textId="77777777" w:rsidTr="00102651">
        <w:trPr>
          <w:trHeight w:val="600"/>
        </w:trPr>
        <w:tc>
          <w:tcPr>
            <w:tcW w:w="851" w:type="dxa"/>
            <w:vAlign w:val="center"/>
            <w:hideMark/>
          </w:tcPr>
          <w:p w14:paraId="5807AB01" w14:textId="41F0DD88" w:rsidR="009C2372" w:rsidRPr="00EF7A69" w:rsidRDefault="0056652E" w:rsidP="009C2372">
            <w:pPr>
              <w:rPr>
                <w:rFonts w:ascii="Trebuchet MS" w:hAnsi="Trebuchet MS"/>
              </w:rPr>
            </w:pPr>
            <w:ins w:id="3" w:author="VR" w:date="2026-01-29T22:32:00Z" w16du:dateUtc="2026-01-29T17:02:00Z">
              <w:r>
                <w:rPr>
                  <w:rFonts w:ascii="Trebuchet MS" w:hAnsi="Trebuchet MS"/>
                </w:rPr>
                <w:t>0</w:t>
              </w:r>
            </w:ins>
            <w:r w:rsidR="009C2372" w:rsidRPr="00EF7A69">
              <w:rPr>
                <w:rFonts w:ascii="Trebuchet MS" w:hAnsi="Trebuchet MS"/>
              </w:rPr>
              <w:t>9</w:t>
            </w:r>
            <w:ins w:id="4" w:author="VR" w:date="2026-01-29T22:32:00Z" w16du:dateUtc="2026-01-29T17:02:00Z">
              <w:r>
                <w:rPr>
                  <w:rFonts w:ascii="Trebuchet MS" w:hAnsi="Trebuchet MS"/>
                </w:rPr>
                <w:t>-09-2025</w:t>
              </w:r>
            </w:ins>
          </w:p>
        </w:tc>
        <w:tc>
          <w:tcPr>
            <w:tcW w:w="4819" w:type="dxa"/>
            <w:vAlign w:val="center"/>
          </w:tcPr>
          <w:p w14:paraId="3938177C" w14:textId="5AD2EAEB" w:rsidR="009C2372" w:rsidRPr="00EF7A69" w:rsidRDefault="00EC0F71" w:rsidP="009C2372">
            <w:pPr>
              <w:rPr>
                <w:rFonts w:ascii="Trebuchet MS" w:hAnsi="Trebuchet MS"/>
              </w:rPr>
            </w:pPr>
            <w:r w:rsidRPr="00EF7A69">
              <w:rPr>
                <w:rFonts w:ascii="Trebuchet MS" w:hAnsi="Trebuchet MS"/>
              </w:rPr>
              <w:t>Conducted internal strategy meet on discussion of information sources for data gathering related to UPSRLM.</w:t>
            </w:r>
          </w:p>
        </w:tc>
        <w:tc>
          <w:tcPr>
            <w:tcW w:w="4509" w:type="dxa"/>
            <w:vAlign w:val="center"/>
            <w:hideMark/>
          </w:tcPr>
          <w:p w14:paraId="2D0EFF97" w14:textId="77777777" w:rsidR="004B5E18" w:rsidRPr="00EF7A69" w:rsidRDefault="00363E76" w:rsidP="009C2372">
            <w:pPr>
              <w:rPr>
                <w:rFonts w:ascii="Trebuchet MS" w:hAnsi="Trebuchet MS"/>
              </w:rPr>
            </w:pPr>
            <w:r w:rsidRPr="00EF7A69">
              <w:rPr>
                <w:rFonts w:ascii="Trebuchet MS" w:hAnsi="Trebuchet MS"/>
              </w:rPr>
              <w:t>Team started web scraping for data about UPSRLM department.</w:t>
            </w:r>
            <w:r w:rsidRPr="00EF7A69">
              <w:rPr>
                <w:rFonts w:ascii="Trebuchet MS" w:hAnsi="Trebuchet MS"/>
              </w:rPr>
              <w:br/>
              <w:t>Sites researched,</w:t>
            </w:r>
          </w:p>
          <w:p w14:paraId="280EF38D" w14:textId="4E1031D9" w:rsidR="004B5E18" w:rsidRPr="00EF7A69" w:rsidRDefault="004B5E18" w:rsidP="00564C6E">
            <w:pPr>
              <w:pStyle w:val="ListParagraph"/>
              <w:numPr>
                <w:ilvl w:val="0"/>
                <w:numId w:val="2"/>
              </w:numPr>
              <w:rPr>
                <w:rFonts w:ascii="Trebuchet MS" w:hAnsi="Trebuchet MS"/>
              </w:rPr>
            </w:pPr>
            <w:r w:rsidRPr="00EF7A69">
              <w:rPr>
                <w:rFonts w:ascii="Trebuchet MS" w:hAnsi="Trebuchet MS"/>
              </w:rPr>
              <w:t>s</w:t>
            </w:r>
            <w:r w:rsidR="00363E76" w:rsidRPr="00EF7A69">
              <w:rPr>
                <w:rFonts w:ascii="Trebuchet MS" w:hAnsi="Trebuchet MS"/>
              </w:rPr>
              <w:t>rlm.up.gov.in</w:t>
            </w:r>
            <w:r w:rsidRPr="00EF7A69">
              <w:rPr>
                <w:rFonts w:ascii="Trebuchet MS" w:hAnsi="Trebuchet MS"/>
              </w:rPr>
              <w:t xml:space="preserve"> </w:t>
            </w:r>
          </w:p>
          <w:p w14:paraId="4530821A" w14:textId="77777777" w:rsidR="004A49FA" w:rsidRPr="00EF7A69" w:rsidRDefault="002A65B9" w:rsidP="004B5E18">
            <w:pPr>
              <w:pStyle w:val="ListParagraph"/>
              <w:numPr>
                <w:ilvl w:val="0"/>
                <w:numId w:val="2"/>
              </w:numPr>
              <w:rPr>
                <w:rFonts w:ascii="Trebuchet MS" w:hAnsi="Trebuchet MS"/>
              </w:rPr>
            </w:pPr>
            <w:r w:rsidRPr="00EF7A69">
              <w:rPr>
                <w:rFonts w:ascii="Trebuchet MS" w:hAnsi="Trebuchet MS"/>
              </w:rPr>
              <w:t>lakhpatididi.gov.in</w:t>
            </w:r>
          </w:p>
          <w:p w14:paraId="7567C1E1" w14:textId="77777777" w:rsidR="003F134E" w:rsidRPr="00EF7A69" w:rsidRDefault="003F134E" w:rsidP="004B5E18">
            <w:pPr>
              <w:pStyle w:val="ListParagraph"/>
              <w:numPr>
                <w:ilvl w:val="0"/>
                <w:numId w:val="2"/>
              </w:numPr>
              <w:rPr>
                <w:rFonts w:ascii="Trebuchet MS" w:hAnsi="Trebuchet MS"/>
              </w:rPr>
            </w:pPr>
            <w:r w:rsidRPr="00EF7A69">
              <w:rPr>
                <w:rFonts w:ascii="Trebuchet MS" w:hAnsi="Trebuchet MS"/>
              </w:rPr>
              <w:t>lokos.nrlm.</w:t>
            </w:r>
          </w:p>
          <w:p w14:paraId="6F6C6570" w14:textId="77777777" w:rsidR="003F134E" w:rsidRPr="00EF7A69" w:rsidRDefault="003F134E" w:rsidP="004B5E18">
            <w:pPr>
              <w:pStyle w:val="ListParagraph"/>
              <w:numPr>
                <w:ilvl w:val="0"/>
                <w:numId w:val="2"/>
              </w:numPr>
              <w:rPr>
                <w:rFonts w:ascii="Trebuchet MS" w:hAnsi="Trebuchet MS"/>
              </w:rPr>
            </w:pPr>
            <w:r w:rsidRPr="00EF7A69">
              <w:rPr>
                <w:rFonts w:ascii="Trebuchet MS" w:hAnsi="Trebuchet MS"/>
              </w:rPr>
              <w:t>nrlm</w:t>
            </w:r>
          </w:p>
          <w:p w14:paraId="37E9CCE2" w14:textId="68A01F79" w:rsidR="003F134E" w:rsidRPr="00EF7A69" w:rsidRDefault="003F134E" w:rsidP="004B5E18">
            <w:pPr>
              <w:pStyle w:val="ListParagraph"/>
              <w:numPr>
                <w:ilvl w:val="0"/>
                <w:numId w:val="2"/>
              </w:numPr>
              <w:rPr>
                <w:rFonts w:ascii="Trebuchet MS" w:hAnsi="Trebuchet MS"/>
              </w:rPr>
            </w:pPr>
            <w:r w:rsidRPr="00EF7A69">
              <w:rPr>
                <w:rFonts w:ascii="Trebuchet MS" w:hAnsi="Trebuchet MS"/>
              </w:rPr>
              <w:t>Other Bank Linkages</w:t>
            </w:r>
          </w:p>
        </w:tc>
      </w:tr>
      <w:tr w:rsidR="009C2372" w:rsidRPr="00EF7A69" w14:paraId="7C530469" w14:textId="77777777" w:rsidTr="00102651">
        <w:trPr>
          <w:trHeight w:val="600"/>
        </w:trPr>
        <w:tc>
          <w:tcPr>
            <w:tcW w:w="851" w:type="dxa"/>
            <w:vAlign w:val="center"/>
            <w:hideMark/>
          </w:tcPr>
          <w:p w14:paraId="20CE32BC" w14:textId="32BB24C7" w:rsidR="009C2372" w:rsidRPr="00EF7A69" w:rsidRDefault="009C2372" w:rsidP="009C2372">
            <w:pPr>
              <w:rPr>
                <w:rFonts w:ascii="Trebuchet MS" w:hAnsi="Trebuchet MS"/>
              </w:rPr>
            </w:pPr>
            <w:r w:rsidRPr="00EF7A69">
              <w:rPr>
                <w:rFonts w:ascii="Trebuchet MS" w:hAnsi="Trebuchet MS"/>
              </w:rPr>
              <w:t>10</w:t>
            </w:r>
            <w:ins w:id="5" w:author="VR" w:date="2026-01-29T22:32:00Z" w16du:dateUtc="2026-01-29T17:02:00Z">
              <w:r w:rsidR="0056652E">
                <w:rPr>
                  <w:rFonts w:ascii="Trebuchet MS" w:hAnsi="Trebuchet MS"/>
                </w:rPr>
                <w:t>-09-2025</w:t>
              </w:r>
            </w:ins>
          </w:p>
        </w:tc>
        <w:tc>
          <w:tcPr>
            <w:tcW w:w="4819" w:type="dxa"/>
            <w:vAlign w:val="center"/>
          </w:tcPr>
          <w:p w14:paraId="217D0D26" w14:textId="021CA8F0" w:rsidR="009C2372" w:rsidRPr="00EF7A69" w:rsidRDefault="008E1AE7" w:rsidP="009C2372">
            <w:pPr>
              <w:rPr>
                <w:rFonts w:ascii="Trebuchet MS" w:hAnsi="Trebuchet MS"/>
              </w:rPr>
            </w:pPr>
            <w:r w:rsidRPr="00EF7A69">
              <w:rPr>
                <w:rFonts w:ascii="Trebuchet MS" w:hAnsi="Trebuchet MS"/>
              </w:rPr>
              <w:t xml:space="preserve">Conducted a </w:t>
            </w:r>
            <w:r w:rsidR="00963B7D" w:rsidRPr="00EF7A69">
              <w:rPr>
                <w:rFonts w:ascii="Trebuchet MS" w:hAnsi="Trebuchet MS"/>
              </w:rPr>
              <w:t>c</w:t>
            </w:r>
            <w:r w:rsidRPr="00EF7A69">
              <w:rPr>
                <w:rFonts w:ascii="Trebuchet MS" w:hAnsi="Trebuchet MS"/>
              </w:rPr>
              <w:t xml:space="preserve">lient meeting with </w:t>
            </w:r>
            <w:r w:rsidR="00D079CA" w:rsidRPr="00EF7A69">
              <w:rPr>
                <w:rFonts w:ascii="Trebuchet MS" w:hAnsi="Trebuchet MS"/>
              </w:rPr>
              <w:t>‘</w:t>
            </w:r>
            <w:r w:rsidRPr="00EF7A69">
              <w:rPr>
                <w:rFonts w:ascii="Trebuchet MS" w:hAnsi="Trebuchet MS"/>
              </w:rPr>
              <w:t>Training Management</w:t>
            </w:r>
            <w:r w:rsidR="00D079CA" w:rsidRPr="00EF7A69">
              <w:rPr>
                <w:rFonts w:ascii="Trebuchet MS" w:hAnsi="Trebuchet MS"/>
              </w:rPr>
              <w:t>’</w:t>
            </w:r>
            <w:r w:rsidRPr="00EF7A69">
              <w:rPr>
                <w:rFonts w:ascii="Trebuchet MS" w:hAnsi="Trebuchet MS"/>
              </w:rPr>
              <w:t xml:space="preserve"> </w:t>
            </w:r>
            <w:r w:rsidR="00D079CA" w:rsidRPr="00EF7A69">
              <w:rPr>
                <w:rFonts w:ascii="Trebuchet MS" w:hAnsi="Trebuchet MS"/>
              </w:rPr>
              <w:t>Them</w:t>
            </w:r>
            <w:r w:rsidR="00F45A98" w:rsidRPr="00EF7A69">
              <w:rPr>
                <w:rFonts w:ascii="Trebuchet MS" w:hAnsi="Trebuchet MS"/>
              </w:rPr>
              <w:t>atic experts</w:t>
            </w:r>
            <w:r w:rsidRPr="00EF7A69">
              <w:rPr>
                <w:rFonts w:ascii="Trebuchet MS" w:hAnsi="Trebuchet MS"/>
              </w:rPr>
              <w:t xml:space="preserve"> for resolution of doubt</w:t>
            </w:r>
            <w:r w:rsidR="000562A9" w:rsidRPr="00EF7A69">
              <w:rPr>
                <w:rFonts w:ascii="Trebuchet MS" w:hAnsi="Trebuchet MS"/>
              </w:rPr>
              <w:t>s regarding Training Execution Process</w:t>
            </w:r>
          </w:p>
        </w:tc>
        <w:tc>
          <w:tcPr>
            <w:tcW w:w="4509" w:type="dxa"/>
            <w:vAlign w:val="center"/>
            <w:hideMark/>
          </w:tcPr>
          <w:p w14:paraId="556E1CC8" w14:textId="38360AEA" w:rsidR="002A65B9" w:rsidRPr="00EF7A69" w:rsidRDefault="001B7208" w:rsidP="009C2372">
            <w:pPr>
              <w:rPr>
                <w:rFonts w:ascii="Trebuchet MS" w:hAnsi="Trebuchet MS"/>
              </w:rPr>
            </w:pPr>
            <w:r w:rsidRPr="00EF7A69">
              <w:rPr>
                <w:rFonts w:ascii="Trebuchet MS" w:hAnsi="Trebuchet MS"/>
              </w:rPr>
              <w:t>Team working on initial study for software</w:t>
            </w:r>
            <w:r w:rsidR="002A65B9" w:rsidRPr="00EF7A69">
              <w:rPr>
                <w:rFonts w:ascii="Trebuchet MS" w:hAnsi="Trebuchet MS"/>
              </w:rPr>
              <w:t xml:space="preserve"> (AAP Process recorded for As-Is of BMS. AAP Process as well as Training Execution Process recorded for As-Is of TMS).</w:t>
            </w:r>
          </w:p>
        </w:tc>
      </w:tr>
      <w:tr w:rsidR="009C2372" w:rsidRPr="00EF7A69" w14:paraId="75C40D6B" w14:textId="77777777" w:rsidTr="00102651">
        <w:trPr>
          <w:trHeight w:val="900"/>
        </w:trPr>
        <w:tc>
          <w:tcPr>
            <w:tcW w:w="851" w:type="dxa"/>
            <w:vAlign w:val="center"/>
            <w:hideMark/>
          </w:tcPr>
          <w:p w14:paraId="17DD3598" w14:textId="4C6436A9" w:rsidR="009C2372" w:rsidRPr="00EF7A69" w:rsidRDefault="009C2372" w:rsidP="009C2372">
            <w:pPr>
              <w:rPr>
                <w:rFonts w:ascii="Trebuchet MS" w:hAnsi="Trebuchet MS"/>
              </w:rPr>
            </w:pPr>
            <w:r w:rsidRPr="00EF7A69">
              <w:rPr>
                <w:rFonts w:ascii="Trebuchet MS" w:hAnsi="Trebuchet MS"/>
              </w:rPr>
              <w:t>11</w:t>
            </w:r>
            <w:ins w:id="6" w:author="VR" w:date="2026-01-29T22:32:00Z" w16du:dateUtc="2026-01-29T17:02:00Z">
              <w:r w:rsidR="0056652E">
                <w:rPr>
                  <w:rFonts w:ascii="Trebuchet MS" w:hAnsi="Trebuchet MS"/>
                </w:rPr>
                <w:t>-09-2025</w:t>
              </w:r>
            </w:ins>
          </w:p>
        </w:tc>
        <w:tc>
          <w:tcPr>
            <w:tcW w:w="4819" w:type="dxa"/>
            <w:vAlign w:val="center"/>
          </w:tcPr>
          <w:p w14:paraId="1C5DCF07" w14:textId="33E950FC" w:rsidR="009C2372" w:rsidRPr="00EF7A69" w:rsidRDefault="000562A9" w:rsidP="009C2372">
            <w:pPr>
              <w:rPr>
                <w:rFonts w:ascii="Trebuchet MS" w:hAnsi="Trebuchet MS"/>
              </w:rPr>
            </w:pPr>
            <w:r w:rsidRPr="00EF7A69">
              <w:rPr>
                <w:rFonts w:ascii="Trebuchet MS" w:hAnsi="Trebuchet MS"/>
              </w:rPr>
              <w:t xml:space="preserve">Conducted a client meeting with </w:t>
            </w:r>
            <w:r w:rsidR="0062072B" w:rsidRPr="00EF7A69">
              <w:rPr>
                <w:rFonts w:ascii="Trebuchet MS" w:hAnsi="Trebuchet MS"/>
              </w:rPr>
              <w:t>‘IT’ Thematic experts</w:t>
            </w:r>
            <w:r w:rsidRPr="00EF7A69">
              <w:rPr>
                <w:rFonts w:ascii="Trebuchet MS" w:hAnsi="Trebuchet MS"/>
              </w:rPr>
              <w:t xml:space="preserve"> for resolution of doubts regarding Reporting frequency and formats</w:t>
            </w:r>
          </w:p>
        </w:tc>
        <w:tc>
          <w:tcPr>
            <w:tcW w:w="4509" w:type="dxa"/>
            <w:vAlign w:val="center"/>
            <w:hideMark/>
          </w:tcPr>
          <w:p w14:paraId="55DC0BF8" w14:textId="243461D8" w:rsidR="009C2372" w:rsidRPr="00EF7A69" w:rsidRDefault="002A65B9" w:rsidP="009C2372">
            <w:pPr>
              <w:rPr>
                <w:rFonts w:ascii="Trebuchet MS" w:hAnsi="Trebuchet MS"/>
              </w:rPr>
            </w:pPr>
            <w:r w:rsidRPr="00EF7A69">
              <w:rPr>
                <w:rFonts w:ascii="Trebuchet MS" w:hAnsi="Trebuchet MS"/>
              </w:rPr>
              <w:t>Team working on initial study for software (Recorded risk analysis, existing manual data practices, and data flow architecture for As-Is of CRP-EP App, Recorded technology stack, key performance indicators (KPIs) and created bottleneck analysis for As-Is of PowerBI).</w:t>
            </w:r>
          </w:p>
        </w:tc>
      </w:tr>
      <w:tr w:rsidR="009C2372" w:rsidRPr="00EF7A69" w14:paraId="5C6E5821" w14:textId="77777777" w:rsidTr="00102651">
        <w:trPr>
          <w:trHeight w:val="600"/>
        </w:trPr>
        <w:tc>
          <w:tcPr>
            <w:tcW w:w="851" w:type="dxa"/>
            <w:vAlign w:val="center"/>
            <w:hideMark/>
          </w:tcPr>
          <w:p w14:paraId="7D43CA63" w14:textId="49EC352C" w:rsidR="009C2372" w:rsidRPr="00EF7A69" w:rsidRDefault="009C2372" w:rsidP="009C2372">
            <w:pPr>
              <w:rPr>
                <w:rFonts w:ascii="Trebuchet MS" w:hAnsi="Trebuchet MS"/>
              </w:rPr>
            </w:pPr>
            <w:r w:rsidRPr="00EF7A69">
              <w:rPr>
                <w:rFonts w:ascii="Trebuchet MS" w:hAnsi="Trebuchet MS"/>
              </w:rPr>
              <w:t>12</w:t>
            </w:r>
            <w:ins w:id="7" w:author="VR" w:date="2026-01-29T22:32:00Z" w16du:dateUtc="2026-01-29T17:02:00Z">
              <w:r w:rsidR="0056652E">
                <w:rPr>
                  <w:rFonts w:ascii="Trebuchet MS" w:hAnsi="Trebuchet MS"/>
                </w:rPr>
                <w:t>-09-2025</w:t>
              </w:r>
            </w:ins>
          </w:p>
        </w:tc>
        <w:tc>
          <w:tcPr>
            <w:tcW w:w="4819" w:type="dxa"/>
            <w:vAlign w:val="center"/>
            <w:hideMark/>
          </w:tcPr>
          <w:p w14:paraId="2CB8365F" w14:textId="08D09091" w:rsidR="009C2372" w:rsidRPr="00EF7A69" w:rsidRDefault="00125D32" w:rsidP="009C2372">
            <w:pPr>
              <w:rPr>
                <w:rFonts w:ascii="Trebuchet MS" w:hAnsi="Trebuchet MS"/>
              </w:rPr>
            </w:pPr>
            <w:r w:rsidRPr="00EF7A69">
              <w:rPr>
                <w:rFonts w:ascii="Trebuchet MS" w:hAnsi="Trebuchet MS"/>
              </w:rPr>
              <w:t>Client</w:t>
            </w:r>
            <w:r w:rsidR="009C2372" w:rsidRPr="00EF7A69">
              <w:rPr>
                <w:rFonts w:ascii="Trebuchet MS" w:hAnsi="Trebuchet MS"/>
              </w:rPr>
              <w:t xml:space="preserve"> Meeting </w:t>
            </w:r>
            <w:r w:rsidRPr="00EF7A69">
              <w:rPr>
                <w:rFonts w:ascii="Trebuchet MS" w:hAnsi="Trebuchet MS"/>
              </w:rPr>
              <w:t>regarding stakeholder consultation.</w:t>
            </w:r>
          </w:p>
        </w:tc>
        <w:tc>
          <w:tcPr>
            <w:tcW w:w="4509" w:type="dxa"/>
            <w:vAlign w:val="center"/>
          </w:tcPr>
          <w:p w14:paraId="320A9E79" w14:textId="74950AF9" w:rsidR="009C2372" w:rsidRPr="00EF7A69" w:rsidRDefault="0084780B" w:rsidP="009C2372">
            <w:pPr>
              <w:rPr>
                <w:rFonts w:ascii="Trebuchet MS" w:hAnsi="Trebuchet MS"/>
              </w:rPr>
            </w:pPr>
            <w:r w:rsidRPr="00EF7A69">
              <w:rPr>
                <w:rFonts w:ascii="Trebuchet MS" w:hAnsi="Trebuchet MS"/>
              </w:rPr>
              <w:t xml:space="preserve">Team working on initial study for software (Recorded </w:t>
            </w:r>
            <w:r w:rsidR="00792C1F" w:rsidRPr="00EF7A69">
              <w:rPr>
                <w:rFonts w:ascii="Trebuchet MS" w:hAnsi="Trebuchet MS"/>
              </w:rPr>
              <w:t>Current Ongoing processes and supporting infrastructure for As-Is of LDMS,</w:t>
            </w:r>
            <w:r w:rsidRPr="00EF7A69">
              <w:rPr>
                <w:rFonts w:ascii="Trebuchet MS" w:hAnsi="Trebuchet MS"/>
              </w:rPr>
              <w:t xml:space="preserve"> Recorded</w:t>
            </w:r>
            <w:r w:rsidR="00792C1F" w:rsidRPr="00EF7A69">
              <w:rPr>
                <w:rFonts w:ascii="Trebuchet MS" w:hAnsi="Trebuchet MS"/>
              </w:rPr>
              <w:t xml:space="preserve"> Critical inefficiencies in department work flows, and conducted a bottleneck analysis for As-Is of CRP-EP App</w:t>
            </w:r>
            <w:r w:rsidRPr="00EF7A69">
              <w:rPr>
                <w:rFonts w:ascii="Trebuchet MS" w:hAnsi="Trebuchet MS"/>
              </w:rPr>
              <w:t>).</w:t>
            </w:r>
          </w:p>
        </w:tc>
      </w:tr>
      <w:tr w:rsidR="009C2372" w:rsidRPr="00EF7A69" w14:paraId="683EB3A4" w14:textId="77777777" w:rsidTr="00102651">
        <w:trPr>
          <w:trHeight w:val="600"/>
        </w:trPr>
        <w:tc>
          <w:tcPr>
            <w:tcW w:w="851" w:type="dxa"/>
            <w:vAlign w:val="center"/>
            <w:hideMark/>
          </w:tcPr>
          <w:p w14:paraId="1037D178" w14:textId="2CD25508" w:rsidR="009C2372" w:rsidRPr="00EF7A69" w:rsidRDefault="009C2372" w:rsidP="009C2372">
            <w:pPr>
              <w:rPr>
                <w:rFonts w:ascii="Trebuchet MS" w:hAnsi="Trebuchet MS"/>
              </w:rPr>
            </w:pPr>
            <w:r w:rsidRPr="00EF7A69">
              <w:rPr>
                <w:rFonts w:ascii="Trebuchet MS" w:hAnsi="Trebuchet MS"/>
              </w:rPr>
              <w:lastRenderedPageBreak/>
              <w:t>13</w:t>
            </w:r>
            <w:ins w:id="8" w:author="VR" w:date="2026-01-29T22:33:00Z" w16du:dateUtc="2026-01-29T17:03:00Z">
              <w:r w:rsidR="009E3BA8">
                <w:rPr>
                  <w:rFonts w:ascii="Trebuchet MS" w:hAnsi="Trebuchet MS"/>
                </w:rPr>
                <w:t>-09-2025</w:t>
              </w:r>
            </w:ins>
          </w:p>
        </w:tc>
        <w:tc>
          <w:tcPr>
            <w:tcW w:w="4819" w:type="dxa"/>
            <w:vAlign w:val="center"/>
          </w:tcPr>
          <w:p w14:paraId="486B9626" w14:textId="6B628F86" w:rsidR="009C2372" w:rsidRPr="00EF7A69" w:rsidRDefault="00A711B2" w:rsidP="009C2372">
            <w:pPr>
              <w:rPr>
                <w:rFonts w:ascii="Trebuchet MS" w:hAnsi="Trebuchet MS"/>
              </w:rPr>
            </w:pPr>
            <w:r w:rsidRPr="00EF7A69">
              <w:rPr>
                <w:rFonts w:ascii="Trebuchet MS" w:hAnsi="Trebuchet MS"/>
              </w:rPr>
              <w:t>Conduct a client meet to follow up regarding the MOU status</w:t>
            </w:r>
          </w:p>
        </w:tc>
        <w:tc>
          <w:tcPr>
            <w:tcW w:w="4509" w:type="dxa"/>
            <w:vAlign w:val="center"/>
          </w:tcPr>
          <w:p w14:paraId="5797A1D9" w14:textId="77777777" w:rsidR="009C2372" w:rsidRPr="00EF7A69" w:rsidRDefault="002C255E" w:rsidP="009C2372">
            <w:pPr>
              <w:rPr>
                <w:rFonts w:ascii="Trebuchet MS" w:hAnsi="Trebuchet MS"/>
              </w:rPr>
            </w:pPr>
            <w:r w:rsidRPr="00EF7A69">
              <w:rPr>
                <w:rFonts w:ascii="Trebuchet MS" w:hAnsi="Trebuchet MS"/>
              </w:rPr>
              <w:t>Conducted Internal review of As-Is of all proposed Apps,</w:t>
            </w:r>
          </w:p>
          <w:p w14:paraId="7EEF4EEE" w14:textId="77777777" w:rsidR="002C255E" w:rsidRPr="00EF7A69" w:rsidRDefault="002C255E" w:rsidP="002C255E">
            <w:pPr>
              <w:pStyle w:val="ListParagraph"/>
              <w:numPr>
                <w:ilvl w:val="0"/>
                <w:numId w:val="1"/>
              </w:numPr>
              <w:rPr>
                <w:rFonts w:ascii="Trebuchet MS" w:hAnsi="Trebuchet MS"/>
              </w:rPr>
            </w:pPr>
            <w:r w:rsidRPr="00EF7A69">
              <w:rPr>
                <w:rFonts w:ascii="Trebuchet MS" w:hAnsi="Trebuchet MS"/>
              </w:rPr>
              <w:t>BMS</w:t>
            </w:r>
          </w:p>
          <w:p w14:paraId="6F4FED8F" w14:textId="77777777" w:rsidR="002C255E" w:rsidRPr="00EF7A69" w:rsidRDefault="002C255E" w:rsidP="002C255E">
            <w:pPr>
              <w:pStyle w:val="ListParagraph"/>
              <w:numPr>
                <w:ilvl w:val="0"/>
                <w:numId w:val="1"/>
              </w:numPr>
              <w:rPr>
                <w:rFonts w:ascii="Trebuchet MS" w:hAnsi="Trebuchet MS"/>
              </w:rPr>
            </w:pPr>
            <w:r w:rsidRPr="00EF7A69">
              <w:rPr>
                <w:rFonts w:ascii="Trebuchet MS" w:hAnsi="Trebuchet MS"/>
              </w:rPr>
              <w:t>TMS</w:t>
            </w:r>
          </w:p>
          <w:p w14:paraId="2818ADBF" w14:textId="77777777" w:rsidR="002C255E" w:rsidRPr="00EF7A69" w:rsidRDefault="002C255E" w:rsidP="002C255E">
            <w:pPr>
              <w:pStyle w:val="ListParagraph"/>
              <w:numPr>
                <w:ilvl w:val="0"/>
                <w:numId w:val="1"/>
              </w:numPr>
              <w:rPr>
                <w:rFonts w:ascii="Trebuchet MS" w:hAnsi="Trebuchet MS"/>
              </w:rPr>
            </w:pPr>
            <w:r w:rsidRPr="00EF7A69">
              <w:rPr>
                <w:rFonts w:ascii="Trebuchet MS" w:hAnsi="Trebuchet MS"/>
              </w:rPr>
              <w:t>CRP-EP App</w:t>
            </w:r>
          </w:p>
          <w:p w14:paraId="04A0B978" w14:textId="77777777" w:rsidR="002C255E" w:rsidRPr="00EF7A69" w:rsidRDefault="002C255E" w:rsidP="002C255E">
            <w:pPr>
              <w:pStyle w:val="ListParagraph"/>
              <w:numPr>
                <w:ilvl w:val="0"/>
                <w:numId w:val="1"/>
              </w:numPr>
              <w:rPr>
                <w:rFonts w:ascii="Trebuchet MS" w:hAnsi="Trebuchet MS"/>
              </w:rPr>
            </w:pPr>
            <w:r w:rsidRPr="00EF7A69">
              <w:rPr>
                <w:rFonts w:ascii="Trebuchet MS" w:hAnsi="Trebuchet MS"/>
              </w:rPr>
              <w:t>LDMS</w:t>
            </w:r>
          </w:p>
          <w:p w14:paraId="626C1A6D" w14:textId="4AE40ED5" w:rsidR="002C255E" w:rsidRPr="00EF7A69" w:rsidRDefault="002C255E" w:rsidP="002C255E">
            <w:pPr>
              <w:pStyle w:val="ListParagraph"/>
              <w:numPr>
                <w:ilvl w:val="0"/>
                <w:numId w:val="1"/>
              </w:numPr>
              <w:rPr>
                <w:rFonts w:ascii="Trebuchet MS" w:hAnsi="Trebuchet MS"/>
              </w:rPr>
            </w:pPr>
            <w:r w:rsidRPr="00EF7A69">
              <w:rPr>
                <w:rFonts w:ascii="Trebuchet MS" w:hAnsi="Trebuchet MS"/>
              </w:rPr>
              <w:t>Power-BI Dashboard</w:t>
            </w:r>
          </w:p>
        </w:tc>
      </w:tr>
      <w:tr w:rsidR="00F23296" w:rsidRPr="00EF7A69" w14:paraId="1F1699CE" w14:textId="77777777" w:rsidTr="00102651">
        <w:trPr>
          <w:trHeight w:val="300"/>
        </w:trPr>
        <w:tc>
          <w:tcPr>
            <w:tcW w:w="851" w:type="dxa"/>
            <w:vAlign w:val="center"/>
            <w:hideMark/>
          </w:tcPr>
          <w:p w14:paraId="487E97EF" w14:textId="7D4B9A62" w:rsidR="00F23296" w:rsidRPr="00EF7A69" w:rsidRDefault="00F23296" w:rsidP="009C2372">
            <w:pPr>
              <w:rPr>
                <w:rFonts w:ascii="Trebuchet MS" w:hAnsi="Trebuchet MS"/>
              </w:rPr>
            </w:pPr>
            <w:r w:rsidRPr="00EF7A69">
              <w:rPr>
                <w:rFonts w:ascii="Trebuchet MS" w:hAnsi="Trebuchet MS"/>
              </w:rPr>
              <w:t>14</w:t>
            </w:r>
            <w:ins w:id="9" w:author="VR" w:date="2026-01-29T22:33:00Z" w16du:dateUtc="2026-01-29T17:03:00Z">
              <w:r w:rsidR="009E3BA8">
                <w:rPr>
                  <w:rFonts w:ascii="Trebuchet MS" w:hAnsi="Trebuchet MS"/>
                </w:rPr>
                <w:t>-09-2025</w:t>
              </w:r>
            </w:ins>
          </w:p>
        </w:tc>
        <w:tc>
          <w:tcPr>
            <w:tcW w:w="9328" w:type="dxa"/>
            <w:gridSpan w:val="2"/>
            <w:vAlign w:val="center"/>
            <w:hideMark/>
          </w:tcPr>
          <w:p w14:paraId="3E46040F" w14:textId="06B52926" w:rsidR="00F23296" w:rsidRPr="00EF7A69" w:rsidRDefault="00F23296" w:rsidP="00F23296">
            <w:pPr>
              <w:jc w:val="center"/>
              <w:rPr>
                <w:rFonts w:ascii="Trebuchet MS" w:hAnsi="Trebuchet MS"/>
                <w:b/>
                <w:bCs/>
              </w:rPr>
            </w:pPr>
            <w:r w:rsidRPr="00EF7A69">
              <w:rPr>
                <w:rFonts w:ascii="Trebuchet MS" w:hAnsi="Trebuchet MS"/>
                <w:b/>
                <w:bCs/>
              </w:rPr>
              <w:t>SUNDAY</w:t>
            </w:r>
          </w:p>
        </w:tc>
      </w:tr>
      <w:tr w:rsidR="009C2372" w:rsidRPr="00EF7A69" w14:paraId="25C2ECBC" w14:textId="77777777" w:rsidTr="00102651">
        <w:trPr>
          <w:trHeight w:val="900"/>
        </w:trPr>
        <w:tc>
          <w:tcPr>
            <w:tcW w:w="851" w:type="dxa"/>
            <w:vAlign w:val="center"/>
            <w:hideMark/>
          </w:tcPr>
          <w:p w14:paraId="41172BF5" w14:textId="78F13221" w:rsidR="009C2372" w:rsidRPr="00EF7A69" w:rsidRDefault="009C2372" w:rsidP="009C2372">
            <w:pPr>
              <w:rPr>
                <w:rFonts w:ascii="Trebuchet MS" w:hAnsi="Trebuchet MS"/>
              </w:rPr>
            </w:pPr>
            <w:r w:rsidRPr="00EF7A69">
              <w:rPr>
                <w:rFonts w:ascii="Trebuchet MS" w:hAnsi="Trebuchet MS"/>
              </w:rPr>
              <w:t>15</w:t>
            </w:r>
            <w:ins w:id="10" w:author="VR" w:date="2026-01-29T22:33:00Z" w16du:dateUtc="2026-01-29T17:03:00Z">
              <w:r w:rsidR="009E3BA8">
                <w:rPr>
                  <w:rFonts w:ascii="Trebuchet MS" w:hAnsi="Trebuchet MS"/>
                </w:rPr>
                <w:t>-09-2025</w:t>
              </w:r>
            </w:ins>
          </w:p>
        </w:tc>
        <w:tc>
          <w:tcPr>
            <w:tcW w:w="4819" w:type="dxa"/>
            <w:vAlign w:val="center"/>
            <w:hideMark/>
          </w:tcPr>
          <w:p w14:paraId="30FE31B8" w14:textId="4197CAC1" w:rsidR="009C2372" w:rsidRPr="00EF7A69" w:rsidRDefault="00B02864" w:rsidP="009C2372">
            <w:pPr>
              <w:rPr>
                <w:rFonts w:ascii="Trebuchet MS" w:hAnsi="Trebuchet MS"/>
              </w:rPr>
            </w:pPr>
            <w:r w:rsidRPr="00EF7A69">
              <w:rPr>
                <w:rFonts w:ascii="Trebuchet MS" w:hAnsi="Trebuchet MS"/>
              </w:rPr>
              <w:t>Client Meeting regarding Review of Project Goals and Objectives Stakeholder and commitee Identification document and Escalanation Framework, and Communication Management Plan.</w:t>
            </w:r>
          </w:p>
        </w:tc>
        <w:tc>
          <w:tcPr>
            <w:tcW w:w="4509" w:type="dxa"/>
            <w:vAlign w:val="center"/>
            <w:hideMark/>
          </w:tcPr>
          <w:p w14:paraId="22C61FE9" w14:textId="64FBB1C7" w:rsidR="009C2372" w:rsidRPr="00EF7A69" w:rsidRDefault="007E1F97" w:rsidP="009C2372">
            <w:pPr>
              <w:rPr>
                <w:rFonts w:ascii="Trebuchet MS" w:hAnsi="Trebuchet MS"/>
              </w:rPr>
            </w:pPr>
            <w:r w:rsidRPr="00EF7A69">
              <w:rPr>
                <w:rFonts w:ascii="Trebuchet MS" w:hAnsi="Trebuchet MS"/>
              </w:rPr>
              <w:t xml:space="preserve">Team working on </w:t>
            </w:r>
            <w:r w:rsidR="00EF30A4" w:rsidRPr="00EF7A69">
              <w:rPr>
                <w:rFonts w:ascii="Trebuchet MS" w:hAnsi="Trebuchet MS"/>
              </w:rPr>
              <w:t>Finalizing As-Is V1 of Apps that needed updates (Diagram Updates and other minor changes) for CRP-EP App and PowerBI Dashboard.</w:t>
            </w:r>
          </w:p>
        </w:tc>
      </w:tr>
      <w:tr w:rsidR="009C2372" w:rsidRPr="00EF7A69" w14:paraId="7BC3F833" w14:textId="77777777" w:rsidTr="00102651">
        <w:trPr>
          <w:trHeight w:val="915"/>
        </w:trPr>
        <w:tc>
          <w:tcPr>
            <w:tcW w:w="851" w:type="dxa"/>
            <w:vAlign w:val="center"/>
            <w:hideMark/>
          </w:tcPr>
          <w:p w14:paraId="4200BFE3" w14:textId="4F485B30" w:rsidR="009C2372" w:rsidRPr="00EF7A69" w:rsidRDefault="009C2372" w:rsidP="009C2372">
            <w:pPr>
              <w:rPr>
                <w:rFonts w:ascii="Trebuchet MS" w:hAnsi="Trebuchet MS"/>
              </w:rPr>
            </w:pPr>
            <w:r w:rsidRPr="00EF7A69">
              <w:rPr>
                <w:rFonts w:ascii="Trebuchet MS" w:hAnsi="Trebuchet MS"/>
              </w:rPr>
              <w:t>16</w:t>
            </w:r>
            <w:ins w:id="11" w:author="VR" w:date="2026-01-29T22:33:00Z" w16du:dateUtc="2026-01-29T17:03:00Z">
              <w:r w:rsidR="009E3BA8">
                <w:rPr>
                  <w:rFonts w:ascii="Trebuchet MS" w:hAnsi="Trebuchet MS"/>
                </w:rPr>
                <w:t>-09-2025</w:t>
              </w:r>
            </w:ins>
          </w:p>
        </w:tc>
        <w:tc>
          <w:tcPr>
            <w:tcW w:w="4819" w:type="dxa"/>
            <w:vAlign w:val="center"/>
            <w:hideMark/>
          </w:tcPr>
          <w:p w14:paraId="31CE4E45" w14:textId="1DD7DA3C" w:rsidR="009C2372" w:rsidRPr="00EF7A69" w:rsidRDefault="005C33C1" w:rsidP="009C2372">
            <w:pPr>
              <w:rPr>
                <w:rFonts w:ascii="Trebuchet MS" w:hAnsi="Trebuchet MS"/>
              </w:rPr>
            </w:pPr>
            <w:r w:rsidRPr="00EF7A69">
              <w:rPr>
                <w:rFonts w:ascii="Trebuchet MS" w:hAnsi="Trebuchet MS"/>
              </w:rPr>
              <w:t>Conducted internal strategy meet regarding updates received in recent meet with client</w:t>
            </w:r>
          </w:p>
        </w:tc>
        <w:tc>
          <w:tcPr>
            <w:tcW w:w="4509" w:type="dxa"/>
            <w:vAlign w:val="center"/>
            <w:hideMark/>
          </w:tcPr>
          <w:p w14:paraId="529D68A2" w14:textId="1E688397" w:rsidR="009C2372" w:rsidRPr="00EF7A69" w:rsidRDefault="00EF30A4" w:rsidP="009C2372">
            <w:pPr>
              <w:rPr>
                <w:rFonts w:ascii="Trebuchet MS" w:hAnsi="Trebuchet MS"/>
              </w:rPr>
            </w:pPr>
            <w:r w:rsidRPr="00EF7A69">
              <w:rPr>
                <w:rFonts w:ascii="Trebuchet MS" w:hAnsi="Trebuchet MS"/>
              </w:rPr>
              <w:t>Team working on Finalizing As-Is V1 of Apps that needed updates (Diagram Updates and other minor changes) for BMS and LDMS.</w:t>
            </w:r>
          </w:p>
        </w:tc>
      </w:tr>
      <w:tr w:rsidR="009C2372" w:rsidRPr="00EF7A69" w14:paraId="4ED90D79" w14:textId="77777777" w:rsidTr="00102651">
        <w:trPr>
          <w:trHeight w:val="615"/>
        </w:trPr>
        <w:tc>
          <w:tcPr>
            <w:tcW w:w="851" w:type="dxa"/>
            <w:vAlign w:val="center"/>
            <w:hideMark/>
          </w:tcPr>
          <w:p w14:paraId="2815A534" w14:textId="7FF59FA1" w:rsidR="009C2372" w:rsidRPr="00EF7A69" w:rsidRDefault="009C2372" w:rsidP="009C2372">
            <w:pPr>
              <w:rPr>
                <w:rFonts w:ascii="Trebuchet MS" w:hAnsi="Trebuchet MS"/>
              </w:rPr>
            </w:pPr>
            <w:r w:rsidRPr="00EF7A69">
              <w:rPr>
                <w:rFonts w:ascii="Trebuchet MS" w:hAnsi="Trebuchet MS"/>
              </w:rPr>
              <w:t>17</w:t>
            </w:r>
            <w:ins w:id="12" w:author="VR" w:date="2026-01-29T22:33:00Z" w16du:dateUtc="2026-01-29T17:03:00Z">
              <w:r w:rsidR="009E3BA8">
                <w:rPr>
                  <w:rFonts w:ascii="Trebuchet MS" w:hAnsi="Trebuchet MS"/>
                </w:rPr>
                <w:t>-09-2025</w:t>
              </w:r>
            </w:ins>
          </w:p>
        </w:tc>
        <w:tc>
          <w:tcPr>
            <w:tcW w:w="4819" w:type="dxa"/>
            <w:vAlign w:val="center"/>
            <w:hideMark/>
          </w:tcPr>
          <w:p w14:paraId="616F8C49" w14:textId="7449121C" w:rsidR="009C2372" w:rsidRPr="00EF7A69" w:rsidRDefault="009C3032" w:rsidP="009C2372">
            <w:pPr>
              <w:rPr>
                <w:rFonts w:ascii="Trebuchet MS" w:hAnsi="Trebuchet MS"/>
              </w:rPr>
            </w:pPr>
            <w:r w:rsidRPr="00EF7A69">
              <w:rPr>
                <w:rFonts w:ascii="Trebuchet MS" w:hAnsi="Trebuchet MS"/>
              </w:rPr>
              <w:t xml:space="preserve">Client Meeting regarding review of </w:t>
            </w:r>
            <w:r w:rsidRPr="00EF7A69">
              <w:rPr>
                <w:rFonts w:ascii="Trebuchet MS" w:hAnsi="Trebuchet MS" w:cs="Calibri"/>
                <w:color w:val="000000"/>
              </w:rPr>
              <w:t>Information gathering documents and additional information gathering meeting</w:t>
            </w:r>
          </w:p>
        </w:tc>
        <w:tc>
          <w:tcPr>
            <w:tcW w:w="4509" w:type="dxa"/>
            <w:vAlign w:val="center"/>
            <w:hideMark/>
          </w:tcPr>
          <w:p w14:paraId="558AB910" w14:textId="77777777" w:rsidR="009C2372" w:rsidRPr="00EF7A69" w:rsidRDefault="00A24DE2" w:rsidP="009C2372">
            <w:pPr>
              <w:rPr>
                <w:rFonts w:ascii="Trebuchet MS" w:hAnsi="Trebuchet MS"/>
              </w:rPr>
            </w:pPr>
            <w:r w:rsidRPr="00EF7A69">
              <w:rPr>
                <w:rFonts w:ascii="Trebuchet MS" w:hAnsi="Trebuchet MS"/>
              </w:rPr>
              <w:t>Team started working on revised version of As-Is for all proposed modules,</w:t>
            </w:r>
          </w:p>
          <w:p w14:paraId="7F30B79A" w14:textId="77777777" w:rsidR="00A24DE2" w:rsidRPr="00EF7A69" w:rsidRDefault="00A24DE2" w:rsidP="00A24DE2">
            <w:pPr>
              <w:pStyle w:val="ListParagraph"/>
              <w:numPr>
                <w:ilvl w:val="0"/>
                <w:numId w:val="3"/>
              </w:numPr>
              <w:rPr>
                <w:rFonts w:ascii="Trebuchet MS" w:hAnsi="Trebuchet MS"/>
              </w:rPr>
            </w:pPr>
            <w:r w:rsidRPr="00EF7A69">
              <w:rPr>
                <w:rFonts w:ascii="Trebuchet MS" w:hAnsi="Trebuchet MS"/>
              </w:rPr>
              <w:t>BMS</w:t>
            </w:r>
          </w:p>
          <w:p w14:paraId="0B008B08" w14:textId="77777777" w:rsidR="00A24DE2" w:rsidRPr="00EF7A69" w:rsidRDefault="00A24DE2" w:rsidP="00A24DE2">
            <w:pPr>
              <w:pStyle w:val="ListParagraph"/>
              <w:numPr>
                <w:ilvl w:val="0"/>
                <w:numId w:val="3"/>
              </w:numPr>
              <w:rPr>
                <w:rFonts w:ascii="Trebuchet MS" w:hAnsi="Trebuchet MS"/>
              </w:rPr>
            </w:pPr>
            <w:r w:rsidRPr="00EF7A69">
              <w:rPr>
                <w:rFonts w:ascii="Trebuchet MS" w:hAnsi="Trebuchet MS"/>
              </w:rPr>
              <w:t>TMS</w:t>
            </w:r>
          </w:p>
          <w:p w14:paraId="2EE25D97" w14:textId="77777777" w:rsidR="00A24DE2" w:rsidRPr="00EF7A69" w:rsidRDefault="00A24DE2" w:rsidP="00A24DE2">
            <w:pPr>
              <w:pStyle w:val="ListParagraph"/>
              <w:numPr>
                <w:ilvl w:val="0"/>
                <w:numId w:val="3"/>
              </w:numPr>
              <w:rPr>
                <w:rFonts w:ascii="Trebuchet MS" w:hAnsi="Trebuchet MS"/>
              </w:rPr>
            </w:pPr>
            <w:r w:rsidRPr="00EF7A69">
              <w:rPr>
                <w:rFonts w:ascii="Trebuchet MS" w:hAnsi="Trebuchet MS"/>
              </w:rPr>
              <w:t>CRP-EP App</w:t>
            </w:r>
          </w:p>
          <w:p w14:paraId="5BA41BEF" w14:textId="77777777" w:rsidR="00A24DE2" w:rsidRPr="00EF7A69" w:rsidRDefault="00A24DE2" w:rsidP="00A24DE2">
            <w:pPr>
              <w:pStyle w:val="ListParagraph"/>
              <w:numPr>
                <w:ilvl w:val="0"/>
                <w:numId w:val="3"/>
              </w:numPr>
              <w:rPr>
                <w:rFonts w:ascii="Trebuchet MS" w:hAnsi="Trebuchet MS"/>
              </w:rPr>
            </w:pPr>
            <w:r w:rsidRPr="00EF7A69">
              <w:rPr>
                <w:rFonts w:ascii="Trebuchet MS" w:hAnsi="Trebuchet MS"/>
              </w:rPr>
              <w:t>LDMS</w:t>
            </w:r>
          </w:p>
          <w:p w14:paraId="0F65C8E7" w14:textId="4D65F63B" w:rsidR="00A24DE2" w:rsidRPr="00EF7A69" w:rsidRDefault="00A24DE2" w:rsidP="00A24DE2">
            <w:pPr>
              <w:pStyle w:val="ListParagraph"/>
              <w:numPr>
                <w:ilvl w:val="0"/>
                <w:numId w:val="3"/>
              </w:numPr>
              <w:rPr>
                <w:rFonts w:ascii="Trebuchet MS" w:hAnsi="Trebuchet MS"/>
              </w:rPr>
            </w:pPr>
            <w:r w:rsidRPr="00EF7A69">
              <w:rPr>
                <w:rFonts w:ascii="Trebuchet MS" w:hAnsi="Trebuchet MS"/>
              </w:rPr>
              <w:t>Power-BI Dashboard</w:t>
            </w:r>
          </w:p>
        </w:tc>
      </w:tr>
      <w:tr w:rsidR="009C2372" w:rsidRPr="00EF7A69" w14:paraId="1353E3FF" w14:textId="77777777" w:rsidTr="00102651">
        <w:trPr>
          <w:trHeight w:val="900"/>
        </w:trPr>
        <w:tc>
          <w:tcPr>
            <w:tcW w:w="851" w:type="dxa"/>
            <w:vAlign w:val="center"/>
            <w:hideMark/>
          </w:tcPr>
          <w:p w14:paraId="77E6C6B3" w14:textId="5443971F" w:rsidR="009C2372" w:rsidRPr="00EF7A69" w:rsidRDefault="009C2372" w:rsidP="009C2372">
            <w:pPr>
              <w:rPr>
                <w:rFonts w:ascii="Trebuchet MS" w:hAnsi="Trebuchet MS"/>
              </w:rPr>
            </w:pPr>
            <w:r w:rsidRPr="00EF7A69">
              <w:rPr>
                <w:rFonts w:ascii="Trebuchet MS" w:hAnsi="Trebuchet MS"/>
              </w:rPr>
              <w:t>18</w:t>
            </w:r>
            <w:ins w:id="13" w:author="VR" w:date="2026-01-29T22:33:00Z" w16du:dateUtc="2026-01-29T17:03:00Z">
              <w:r w:rsidR="009E3BA8">
                <w:rPr>
                  <w:rFonts w:ascii="Trebuchet MS" w:hAnsi="Trebuchet MS"/>
                </w:rPr>
                <w:t>-09-2025</w:t>
              </w:r>
            </w:ins>
          </w:p>
        </w:tc>
        <w:tc>
          <w:tcPr>
            <w:tcW w:w="4819" w:type="dxa"/>
            <w:vAlign w:val="center"/>
          </w:tcPr>
          <w:p w14:paraId="6B61C8DF" w14:textId="4C3C7141" w:rsidR="009C2372" w:rsidRPr="00EF7A69" w:rsidRDefault="00AD0B68" w:rsidP="009C2372">
            <w:pPr>
              <w:rPr>
                <w:rFonts w:ascii="Trebuchet MS" w:hAnsi="Trebuchet MS"/>
              </w:rPr>
            </w:pPr>
            <w:r w:rsidRPr="00EF7A69">
              <w:rPr>
                <w:rFonts w:ascii="Trebuchet MS" w:hAnsi="Trebuchet MS"/>
              </w:rPr>
              <w:t>Conducted internal strategy meet regarding updates received in recent meet with client</w:t>
            </w:r>
          </w:p>
        </w:tc>
        <w:tc>
          <w:tcPr>
            <w:tcW w:w="4509" w:type="dxa"/>
            <w:vAlign w:val="center"/>
            <w:hideMark/>
          </w:tcPr>
          <w:p w14:paraId="2098FE41" w14:textId="77777777" w:rsidR="007075A8" w:rsidRPr="00EF7A69" w:rsidRDefault="007075A8" w:rsidP="007075A8">
            <w:pPr>
              <w:rPr>
                <w:rFonts w:ascii="Trebuchet MS" w:hAnsi="Trebuchet MS"/>
              </w:rPr>
            </w:pPr>
            <w:r w:rsidRPr="00EF7A69">
              <w:rPr>
                <w:rFonts w:ascii="Trebuchet MS" w:hAnsi="Trebuchet MS"/>
              </w:rPr>
              <w:t>Team started working on revised version of As-Is for all proposed modules,</w:t>
            </w:r>
          </w:p>
          <w:p w14:paraId="285ECF4B" w14:textId="70C3F0E9" w:rsidR="007075A8" w:rsidRPr="00EF7A69" w:rsidRDefault="007075A8" w:rsidP="007075A8">
            <w:pPr>
              <w:pStyle w:val="ListParagraph"/>
              <w:numPr>
                <w:ilvl w:val="0"/>
                <w:numId w:val="4"/>
              </w:numPr>
              <w:rPr>
                <w:rFonts w:ascii="Trebuchet MS" w:hAnsi="Trebuchet MS"/>
              </w:rPr>
            </w:pPr>
            <w:r w:rsidRPr="00EF7A69">
              <w:rPr>
                <w:rFonts w:ascii="Trebuchet MS" w:hAnsi="Trebuchet MS"/>
              </w:rPr>
              <w:t>BMS – Recorded SHG Member Onboarding Process</w:t>
            </w:r>
          </w:p>
          <w:p w14:paraId="58433541" w14:textId="6D36EFEF" w:rsidR="007075A8" w:rsidRPr="00EF7A69" w:rsidRDefault="007075A8" w:rsidP="007075A8">
            <w:pPr>
              <w:pStyle w:val="ListParagraph"/>
              <w:numPr>
                <w:ilvl w:val="0"/>
                <w:numId w:val="4"/>
              </w:numPr>
              <w:rPr>
                <w:rFonts w:ascii="Trebuchet MS" w:hAnsi="Trebuchet MS"/>
              </w:rPr>
            </w:pPr>
            <w:r w:rsidRPr="00EF7A69">
              <w:rPr>
                <w:rFonts w:ascii="Trebuchet MS" w:hAnsi="Trebuchet MS"/>
              </w:rPr>
              <w:t>TMS – Recorded Financial Settlement Process and MIS Reporting Process</w:t>
            </w:r>
          </w:p>
          <w:p w14:paraId="255EE39E" w14:textId="659AD152" w:rsidR="007075A8" w:rsidRPr="00EF7A69" w:rsidRDefault="007075A8" w:rsidP="007075A8">
            <w:pPr>
              <w:pStyle w:val="ListParagraph"/>
              <w:numPr>
                <w:ilvl w:val="0"/>
                <w:numId w:val="4"/>
              </w:numPr>
              <w:rPr>
                <w:rFonts w:ascii="Trebuchet MS" w:hAnsi="Trebuchet MS"/>
              </w:rPr>
            </w:pPr>
            <w:r w:rsidRPr="00EF7A69">
              <w:rPr>
                <w:rFonts w:ascii="Trebuchet MS" w:hAnsi="Trebuchet MS"/>
              </w:rPr>
              <w:t xml:space="preserve">CRP-EP App – </w:t>
            </w:r>
            <w:r w:rsidR="007B6340" w:rsidRPr="00EF7A69">
              <w:rPr>
                <w:rFonts w:ascii="Trebuchet MS" w:hAnsi="Trebuchet MS"/>
              </w:rPr>
              <w:t>Identified Pain Points in final version.</w:t>
            </w:r>
          </w:p>
          <w:p w14:paraId="3D2B8907" w14:textId="36858B94" w:rsidR="007075A8" w:rsidRPr="00EF7A69" w:rsidRDefault="007075A8" w:rsidP="007075A8">
            <w:pPr>
              <w:pStyle w:val="ListParagraph"/>
              <w:numPr>
                <w:ilvl w:val="0"/>
                <w:numId w:val="4"/>
              </w:numPr>
              <w:spacing w:after="160" w:line="278" w:lineRule="auto"/>
              <w:rPr>
                <w:rFonts w:ascii="Trebuchet MS" w:hAnsi="Trebuchet MS"/>
              </w:rPr>
            </w:pPr>
            <w:r w:rsidRPr="00EF7A69">
              <w:rPr>
                <w:rFonts w:ascii="Trebuchet MS" w:hAnsi="Trebuchet MS"/>
              </w:rPr>
              <w:t>LDMS</w:t>
            </w:r>
            <w:r w:rsidR="007B6340" w:rsidRPr="00EF7A69">
              <w:rPr>
                <w:rFonts w:ascii="Trebuchet MS" w:hAnsi="Trebuchet MS"/>
              </w:rPr>
              <w:t xml:space="preserve"> – Conducted S.W.O.T Analysis and recorded all involved Human Resources</w:t>
            </w:r>
          </w:p>
          <w:p w14:paraId="2163F8FE" w14:textId="76DC7CA5" w:rsidR="009C2372" w:rsidRPr="00EF7A69" w:rsidRDefault="007075A8" w:rsidP="007075A8">
            <w:pPr>
              <w:pStyle w:val="ListParagraph"/>
              <w:numPr>
                <w:ilvl w:val="0"/>
                <w:numId w:val="4"/>
              </w:numPr>
              <w:spacing w:after="160" w:line="278" w:lineRule="auto"/>
              <w:rPr>
                <w:rFonts w:ascii="Trebuchet MS" w:hAnsi="Trebuchet MS"/>
              </w:rPr>
            </w:pPr>
            <w:r w:rsidRPr="00EF7A69">
              <w:rPr>
                <w:rFonts w:ascii="Trebuchet MS" w:hAnsi="Trebuchet MS"/>
              </w:rPr>
              <w:t>Power-BI Dashboard</w:t>
            </w:r>
            <w:r w:rsidR="0054208B" w:rsidRPr="00EF7A69">
              <w:rPr>
                <w:rFonts w:ascii="Trebuchet MS" w:hAnsi="Trebuchet MS"/>
              </w:rPr>
              <w:t xml:space="preserve"> </w:t>
            </w:r>
            <w:r w:rsidR="00A8673E" w:rsidRPr="00EF7A69">
              <w:rPr>
                <w:rFonts w:ascii="Trebuchet MS" w:hAnsi="Trebuchet MS"/>
              </w:rPr>
              <w:t>–</w:t>
            </w:r>
            <w:r w:rsidR="0054208B" w:rsidRPr="00EF7A69">
              <w:rPr>
                <w:rFonts w:ascii="Trebuchet MS" w:hAnsi="Trebuchet MS"/>
              </w:rPr>
              <w:t xml:space="preserve"> </w:t>
            </w:r>
            <w:r w:rsidR="00A8673E" w:rsidRPr="00EF7A69">
              <w:rPr>
                <w:rFonts w:ascii="Trebuchet MS" w:hAnsi="Trebuchet MS"/>
              </w:rPr>
              <w:t>Recorded all related communication channels and all manual practices which require the Power-BI dashboard.</w:t>
            </w:r>
          </w:p>
        </w:tc>
      </w:tr>
      <w:tr w:rsidR="009C2372" w:rsidRPr="00EF7A69" w14:paraId="5651810A" w14:textId="77777777" w:rsidTr="00102651">
        <w:trPr>
          <w:trHeight w:val="900"/>
        </w:trPr>
        <w:tc>
          <w:tcPr>
            <w:tcW w:w="851" w:type="dxa"/>
            <w:vAlign w:val="center"/>
            <w:hideMark/>
          </w:tcPr>
          <w:p w14:paraId="145E5833" w14:textId="787C9703" w:rsidR="009C2372" w:rsidRPr="00EF7A69" w:rsidRDefault="009C2372" w:rsidP="009C2372">
            <w:pPr>
              <w:rPr>
                <w:rFonts w:ascii="Trebuchet MS" w:hAnsi="Trebuchet MS"/>
              </w:rPr>
            </w:pPr>
            <w:r w:rsidRPr="00EF7A69">
              <w:rPr>
                <w:rFonts w:ascii="Trebuchet MS" w:hAnsi="Trebuchet MS"/>
              </w:rPr>
              <w:lastRenderedPageBreak/>
              <w:t>19</w:t>
            </w:r>
            <w:ins w:id="14" w:author="VR" w:date="2026-01-29T22:33:00Z" w16du:dateUtc="2026-01-29T17:03:00Z">
              <w:r w:rsidR="009E3BA8">
                <w:rPr>
                  <w:rFonts w:ascii="Trebuchet MS" w:hAnsi="Trebuchet MS"/>
                </w:rPr>
                <w:t>-09-2025</w:t>
              </w:r>
            </w:ins>
          </w:p>
        </w:tc>
        <w:tc>
          <w:tcPr>
            <w:tcW w:w="4819" w:type="dxa"/>
            <w:vAlign w:val="center"/>
          </w:tcPr>
          <w:p w14:paraId="026A569A" w14:textId="194A0083" w:rsidR="009C2372" w:rsidRPr="00EF7A69" w:rsidRDefault="0013625E" w:rsidP="009C2372">
            <w:pPr>
              <w:rPr>
                <w:rFonts w:ascii="Trebuchet MS" w:hAnsi="Trebuchet MS"/>
              </w:rPr>
            </w:pPr>
            <w:r w:rsidRPr="00EF7A69">
              <w:rPr>
                <w:rFonts w:ascii="Trebuchet MS" w:hAnsi="Trebuchet MS"/>
              </w:rPr>
              <w:t>Conduct</w:t>
            </w:r>
            <w:r w:rsidR="00AD6EFC" w:rsidRPr="00EF7A69">
              <w:rPr>
                <w:rFonts w:ascii="Trebuchet MS" w:hAnsi="Trebuchet MS"/>
              </w:rPr>
              <w:t>ed</w:t>
            </w:r>
            <w:r w:rsidRPr="00EF7A69">
              <w:rPr>
                <w:rFonts w:ascii="Trebuchet MS" w:hAnsi="Trebuchet MS"/>
              </w:rPr>
              <w:t xml:space="preserve"> </w:t>
            </w:r>
            <w:r w:rsidR="009D0E62" w:rsidRPr="00EF7A69">
              <w:rPr>
                <w:rFonts w:ascii="Trebuchet MS" w:hAnsi="Trebuchet MS"/>
              </w:rPr>
              <w:t xml:space="preserve">internal </w:t>
            </w:r>
            <w:r w:rsidRPr="00EF7A69">
              <w:rPr>
                <w:rFonts w:ascii="Trebuchet MS" w:hAnsi="Trebuchet MS"/>
              </w:rPr>
              <w:t>meet for reviewing all the new changes in the revised version of A</w:t>
            </w:r>
            <w:r w:rsidR="003A76F6" w:rsidRPr="00EF7A69">
              <w:rPr>
                <w:rFonts w:ascii="Trebuchet MS" w:hAnsi="Trebuchet MS"/>
              </w:rPr>
              <w:t>s-Is report</w:t>
            </w:r>
            <w:r w:rsidR="002D3E3E" w:rsidRPr="00EF7A69">
              <w:rPr>
                <w:rFonts w:ascii="Trebuchet MS" w:hAnsi="Trebuchet MS"/>
              </w:rPr>
              <w:t xml:space="preserve">s and finalizing for Client presentation </w:t>
            </w:r>
          </w:p>
        </w:tc>
        <w:tc>
          <w:tcPr>
            <w:tcW w:w="4509" w:type="dxa"/>
            <w:vAlign w:val="center"/>
            <w:hideMark/>
          </w:tcPr>
          <w:p w14:paraId="2942FC96" w14:textId="15979824" w:rsidR="00C465AB" w:rsidRPr="00EF7A69" w:rsidRDefault="00C465AB" w:rsidP="00C465AB">
            <w:pPr>
              <w:rPr>
                <w:rFonts w:ascii="Trebuchet MS" w:hAnsi="Trebuchet MS"/>
              </w:rPr>
            </w:pPr>
            <w:r w:rsidRPr="00EF7A69">
              <w:rPr>
                <w:rFonts w:ascii="Trebuchet MS" w:hAnsi="Trebuchet MS"/>
              </w:rPr>
              <w:t>Conducted Internal review of Ver.2 of As-Is of all proposed Apps,</w:t>
            </w:r>
          </w:p>
          <w:p w14:paraId="09E0D4DF" w14:textId="77777777" w:rsidR="00C465AB" w:rsidRPr="00EF7A69" w:rsidRDefault="00C465AB" w:rsidP="00C465AB">
            <w:pPr>
              <w:pStyle w:val="ListParagraph"/>
              <w:numPr>
                <w:ilvl w:val="0"/>
                <w:numId w:val="5"/>
              </w:numPr>
              <w:rPr>
                <w:rFonts w:ascii="Trebuchet MS" w:hAnsi="Trebuchet MS"/>
              </w:rPr>
            </w:pPr>
            <w:r w:rsidRPr="00EF7A69">
              <w:rPr>
                <w:rFonts w:ascii="Trebuchet MS" w:hAnsi="Trebuchet MS"/>
              </w:rPr>
              <w:t>BMS</w:t>
            </w:r>
          </w:p>
          <w:p w14:paraId="11532257" w14:textId="77777777" w:rsidR="00C465AB" w:rsidRPr="00EF7A69" w:rsidRDefault="00C465AB" w:rsidP="00C465AB">
            <w:pPr>
              <w:pStyle w:val="ListParagraph"/>
              <w:numPr>
                <w:ilvl w:val="0"/>
                <w:numId w:val="5"/>
              </w:numPr>
              <w:rPr>
                <w:rFonts w:ascii="Trebuchet MS" w:hAnsi="Trebuchet MS"/>
              </w:rPr>
            </w:pPr>
            <w:r w:rsidRPr="00EF7A69">
              <w:rPr>
                <w:rFonts w:ascii="Trebuchet MS" w:hAnsi="Trebuchet MS"/>
              </w:rPr>
              <w:t>TMS</w:t>
            </w:r>
          </w:p>
          <w:p w14:paraId="3D592757" w14:textId="77777777" w:rsidR="00C465AB" w:rsidRPr="00EF7A69" w:rsidRDefault="00C465AB" w:rsidP="00C465AB">
            <w:pPr>
              <w:pStyle w:val="ListParagraph"/>
              <w:numPr>
                <w:ilvl w:val="0"/>
                <w:numId w:val="5"/>
              </w:numPr>
              <w:rPr>
                <w:rFonts w:ascii="Trebuchet MS" w:hAnsi="Trebuchet MS"/>
              </w:rPr>
            </w:pPr>
            <w:r w:rsidRPr="00EF7A69">
              <w:rPr>
                <w:rFonts w:ascii="Trebuchet MS" w:hAnsi="Trebuchet MS"/>
              </w:rPr>
              <w:t>CRP-EP App</w:t>
            </w:r>
          </w:p>
          <w:p w14:paraId="36EA1346" w14:textId="77777777" w:rsidR="00C465AB" w:rsidRPr="00EF7A69" w:rsidRDefault="00C465AB" w:rsidP="00C465AB">
            <w:pPr>
              <w:pStyle w:val="ListParagraph"/>
              <w:numPr>
                <w:ilvl w:val="0"/>
                <w:numId w:val="5"/>
              </w:numPr>
              <w:rPr>
                <w:rFonts w:ascii="Trebuchet MS" w:hAnsi="Trebuchet MS"/>
              </w:rPr>
            </w:pPr>
            <w:r w:rsidRPr="00EF7A69">
              <w:rPr>
                <w:rFonts w:ascii="Trebuchet MS" w:hAnsi="Trebuchet MS"/>
              </w:rPr>
              <w:t>LDMS</w:t>
            </w:r>
          </w:p>
          <w:p w14:paraId="4488FCA8" w14:textId="7B52EA0E" w:rsidR="009C2372" w:rsidRPr="00EF7A69" w:rsidRDefault="00C465AB" w:rsidP="00C465AB">
            <w:pPr>
              <w:pStyle w:val="ListParagraph"/>
              <w:numPr>
                <w:ilvl w:val="0"/>
                <w:numId w:val="5"/>
              </w:numPr>
              <w:rPr>
                <w:rFonts w:ascii="Trebuchet MS" w:hAnsi="Trebuchet MS"/>
              </w:rPr>
            </w:pPr>
            <w:r w:rsidRPr="00EF7A69">
              <w:rPr>
                <w:rFonts w:ascii="Trebuchet MS" w:hAnsi="Trebuchet MS"/>
              </w:rPr>
              <w:t>Power-BI Dashboard</w:t>
            </w:r>
          </w:p>
        </w:tc>
      </w:tr>
      <w:tr w:rsidR="009C2372" w:rsidRPr="00EF7A69" w14:paraId="6960E42F" w14:textId="77777777" w:rsidTr="00102651">
        <w:trPr>
          <w:trHeight w:val="600"/>
        </w:trPr>
        <w:tc>
          <w:tcPr>
            <w:tcW w:w="851" w:type="dxa"/>
            <w:vAlign w:val="center"/>
            <w:hideMark/>
          </w:tcPr>
          <w:p w14:paraId="0FD03C78" w14:textId="5900D886" w:rsidR="009C2372" w:rsidRPr="00EF7A69" w:rsidRDefault="009C2372" w:rsidP="009C2372">
            <w:pPr>
              <w:rPr>
                <w:rFonts w:ascii="Trebuchet MS" w:hAnsi="Trebuchet MS"/>
              </w:rPr>
            </w:pPr>
            <w:r w:rsidRPr="00EF7A69">
              <w:rPr>
                <w:rFonts w:ascii="Trebuchet MS" w:hAnsi="Trebuchet MS"/>
              </w:rPr>
              <w:t>20</w:t>
            </w:r>
            <w:ins w:id="15" w:author="VR" w:date="2026-01-29T22:33:00Z" w16du:dateUtc="2026-01-29T17:03:00Z">
              <w:r w:rsidR="009E3BA8">
                <w:rPr>
                  <w:rFonts w:ascii="Trebuchet MS" w:hAnsi="Trebuchet MS"/>
                </w:rPr>
                <w:t>-09-2025</w:t>
              </w:r>
            </w:ins>
          </w:p>
        </w:tc>
        <w:tc>
          <w:tcPr>
            <w:tcW w:w="4819" w:type="dxa"/>
            <w:vAlign w:val="center"/>
            <w:hideMark/>
          </w:tcPr>
          <w:p w14:paraId="42AC8748" w14:textId="3CCAC217" w:rsidR="009C2372" w:rsidRPr="00EF7A69" w:rsidRDefault="004B198F" w:rsidP="009C2372">
            <w:pPr>
              <w:rPr>
                <w:rFonts w:ascii="Trebuchet MS" w:hAnsi="Trebuchet MS"/>
              </w:rPr>
            </w:pPr>
            <w:r w:rsidRPr="00EF7A69">
              <w:rPr>
                <w:rFonts w:ascii="Trebuchet MS" w:hAnsi="Trebuchet MS"/>
              </w:rPr>
              <w:t xml:space="preserve">Client Meeting regarding review of </w:t>
            </w:r>
            <w:r w:rsidRPr="00EF7A69">
              <w:rPr>
                <w:rFonts w:ascii="Trebuchet MS" w:hAnsi="Trebuchet MS" w:cs="Calibri"/>
                <w:color w:val="000000"/>
              </w:rPr>
              <w:t>revised information gathering and As-Is</w:t>
            </w:r>
            <w:r w:rsidR="00F43B50" w:rsidRPr="00EF7A69">
              <w:rPr>
                <w:rFonts w:ascii="Trebuchet MS" w:hAnsi="Trebuchet MS" w:cs="Calibri"/>
                <w:color w:val="000000"/>
              </w:rPr>
              <w:t xml:space="preserve"> </w:t>
            </w:r>
            <w:r w:rsidRPr="00EF7A69">
              <w:rPr>
                <w:rFonts w:ascii="Trebuchet MS" w:hAnsi="Trebuchet MS" w:cs="Calibri"/>
                <w:color w:val="000000"/>
              </w:rPr>
              <w:t>(Version 2) report for related modules</w:t>
            </w:r>
          </w:p>
        </w:tc>
        <w:tc>
          <w:tcPr>
            <w:tcW w:w="4509" w:type="dxa"/>
            <w:vAlign w:val="center"/>
            <w:hideMark/>
          </w:tcPr>
          <w:p w14:paraId="28F108DD" w14:textId="29B6517E" w:rsidR="00DB0B1D" w:rsidRPr="00EF7A69" w:rsidRDefault="00DB0B1D" w:rsidP="00DB0B1D">
            <w:pPr>
              <w:rPr>
                <w:rFonts w:ascii="Trebuchet MS" w:hAnsi="Trebuchet MS"/>
              </w:rPr>
            </w:pPr>
            <w:r w:rsidRPr="00EF7A69">
              <w:rPr>
                <w:rFonts w:ascii="Trebuchet MS" w:hAnsi="Trebuchet MS"/>
              </w:rPr>
              <w:t xml:space="preserve">Team started working on </w:t>
            </w:r>
            <w:r w:rsidR="009D6991" w:rsidRPr="00EF7A69">
              <w:rPr>
                <w:rFonts w:ascii="Trebuchet MS" w:hAnsi="Trebuchet MS"/>
              </w:rPr>
              <w:t xml:space="preserve">FRS </w:t>
            </w:r>
            <w:r w:rsidRPr="00EF7A69">
              <w:rPr>
                <w:rFonts w:ascii="Trebuchet MS" w:hAnsi="Trebuchet MS"/>
              </w:rPr>
              <w:t xml:space="preserve">for all </w:t>
            </w:r>
            <w:r w:rsidR="009D6991" w:rsidRPr="00EF7A69">
              <w:rPr>
                <w:rFonts w:ascii="Trebuchet MS" w:hAnsi="Trebuchet MS"/>
              </w:rPr>
              <w:t>approved</w:t>
            </w:r>
            <w:r w:rsidRPr="00EF7A69">
              <w:rPr>
                <w:rFonts w:ascii="Trebuchet MS" w:hAnsi="Trebuchet MS"/>
              </w:rPr>
              <w:t xml:space="preserve"> modules,</w:t>
            </w:r>
          </w:p>
          <w:p w14:paraId="41EDE00D" w14:textId="77777777" w:rsidR="00DB0B1D" w:rsidRPr="00EF7A69" w:rsidRDefault="00DB0B1D" w:rsidP="00DB0B1D">
            <w:pPr>
              <w:pStyle w:val="ListParagraph"/>
              <w:numPr>
                <w:ilvl w:val="0"/>
                <w:numId w:val="6"/>
              </w:numPr>
              <w:rPr>
                <w:rFonts w:ascii="Trebuchet MS" w:hAnsi="Trebuchet MS"/>
              </w:rPr>
            </w:pPr>
            <w:r w:rsidRPr="00EF7A69">
              <w:rPr>
                <w:rFonts w:ascii="Trebuchet MS" w:hAnsi="Trebuchet MS"/>
              </w:rPr>
              <w:t>BMS</w:t>
            </w:r>
          </w:p>
          <w:p w14:paraId="5DB91D6D" w14:textId="77777777" w:rsidR="00DB0B1D" w:rsidRPr="00EF7A69" w:rsidRDefault="00DB0B1D" w:rsidP="00DB0B1D">
            <w:pPr>
              <w:pStyle w:val="ListParagraph"/>
              <w:numPr>
                <w:ilvl w:val="0"/>
                <w:numId w:val="6"/>
              </w:numPr>
              <w:rPr>
                <w:rFonts w:ascii="Trebuchet MS" w:hAnsi="Trebuchet MS"/>
              </w:rPr>
            </w:pPr>
            <w:r w:rsidRPr="00EF7A69">
              <w:rPr>
                <w:rFonts w:ascii="Trebuchet MS" w:hAnsi="Trebuchet MS"/>
              </w:rPr>
              <w:t>TMS</w:t>
            </w:r>
          </w:p>
          <w:p w14:paraId="6FCEBE21" w14:textId="788F03B2" w:rsidR="009C2372" w:rsidRPr="00EF7A69" w:rsidRDefault="00DB0B1D" w:rsidP="009D6991">
            <w:pPr>
              <w:pStyle w:val="ListParagraph"/>
              <w:numPr>
                <w:ilvl w:val="0"/>
                <w:numId w:val="6"/>
              </w:numPr>
              <w:rPr>
                <w:rFonts w:ascii="Trebuchet MS" w:hAnsi="Trebuchet MS"/>
              </w:rPr>
            </w:pPr>
            <w:r w:rsidRPr="00EF7A69">
              <w:rPr>
                <w:rFonts w:ascii="Trebuchet MS" w:hAnsi="Trebuchet MS"/>
              </w:rPr>
              <w:t>CRP-EP App</w:t>
            </w:r>
          </w:p>
        </w:tc>
      </w:tr>
      <w:tr w:rsidR="003A1C0D" w:rsidRPr="00EF7A69" w14:paraId="793A062D" w14:textId="77777777" w:rsidTr="00102651">
        <w:trPr>
          <w:trHeight w:val="300"/>
        </w:trPr>
        <w:tc>
          <w:tcPr>
            <w:tcW w:w="851" w:type="dxa"/>
            <w:vAlign w:val="center"/>
            <w:hideMark/>
          </w:tcPr>
          <w:p w14:paraId="451EC401" w14:textId="77777777" w:rsidR="003A1C0D" w:rsidRPr="00EF7A69" w:rsidRDefault="003A1C0D" w:rsidP="009C2372">
            <w:pPr>
              <w:rPr>
                <w:rFonts w:ascii="Trebuchet MS" w:hAnsi="Trebuchet MS"/>
              </w:rPr>
            </w:pPr>
            <w:r w:rsidRPr="00EF7A69">
              <w:rPr>
                <w:rFonts w:ascii="Trebuchet MS" w:hAnsi="Trebuchet MS"/>
              </w:rPr>
              <w:t>21</w:t>
            </w:r>
          </w:p>
        </w:tc>
        <w:tc>
          <w:tcPr>
            <w:tcW w:w="9328" w:type="dxa"/>
            <w:gridSpan w:val="2"/>
            <w:vAlign w:val="center"/>
            <w:hideMark/>
          </w:tcPr>
          <w:p w14:paraId="12C3B66C" w14:textId="0876704F" w:rsidR="003A1C0D" w:rsidRPr="00EF7A69" w:rsidRDefault="003A1C0D" w:rsidP="003A1C0D">
            <w:pPr>
              <w:jc w:val="center"/>
              <w:rPr>
                <w:rFonts w:ascii="Trebuchet MS" w:hAnsi="Trebuchet MS"/>
                <w:b/>
                <w:bCs/>
              </w:rPr>
            </w:pPr>
            <w:r w:rsidRPr="00EF7A69">
              <w:rPr>
                <w:rFonts w:ascii="Trebuchet MS" w:hAnsi="Trebuchet MS"/>
                <w:b/>
                <w:bCs/>
              </w:rPr>
              <w:t>SUNDAY</w:t>
            </w:r>
          </w:p>
        </w:tc>
      </w:tr>
      <w:tr w:rsidR="009C2372" w:rsidRPr="00EF7A69" w14:paraId="42DBF11C" w14:textId="77777777" w:rsidTr="00102651">
        <w:trPr>
          <w:trHeight w:val="600"/>
        </w:trPr>
        <w:tc>
          <w:tcPr>
            <w:tcW w:w="851" w:type="dxa"/>
            <w:vAlign w:val="center"/>
            <w:hideMark/>
          </w:tcPr>
          <w:p w14:paraId="420BEE59" w14:textId="323008BE" w:rsidR="009C2372" w:rsidRPr="00EF7A69" w:rsidRDefault="009C2372" w:rsidP="009C2372">
            <w:pPr>
              <w:rPr>
                <w:rFonts w:ascii="Trebuchet MS" w:hAnsi="Trebuchet MS"/>
              </w:rPr>
            </w:pPr>
            <w:r w:rsidRPr="00EF7A69">
              <w:rPr>
                <w:rFonts w:ascii="Trebuchet MS" w:hAnsi="Trebuchet MS"/>
              </w:rPr>
              <w:t>22</w:t>
            </w:r>
            <w:ins w:id="16" w:author="VR" w:date="2026-01-29T22:34:00Z" w16du:dateUtc="2026-01-29T17:04:00Z">
              <w:r w:rsidR="009E3BA8">
                <w:rPr>
                  <w:rFonts w:ascii="Trebuchet MS" w:hAnsi="Trebuchet MS"/>
                </w:rPr>
                <w:t>-09-2025</w:t>
              </w:r>
            </w:ins>
          </w:p>
        </w:tc>
        <w:tc>
          <w:tcPr>
            <w:tcW w:w="4819" w:type="dxa"/>
            <w:vAlign w:val="center"/>
          </w:tcPr>
          <w:p w14:paraId="5EC3ABDD" w14:textId="0E778807" w:rsidR="009C2372" w:rsidRPr="00EF7A69" w:rsidRDefault="002958AA" w:rsidP="009C2372">
            <w:pPr>
              <w:rPr>
                <w:rFonts w:ascii="Trebuchet MS" w:hAnsi="Trebuchet MS"/>
              </w:rPr>
            </w:pPr>
            <w:r w:rsidRPr="00EF7A69">
              <w:rPr>
                <w:rFonts w:ascii="Trebuchet MS" w:hAnsi="Trebuchet MS"/>
              </w:rPr>
              <w:t>Conducted internal strategy meet regarding updates received in recent meet with client</w:t>
            </w:r>
          </w:p>
        </w:tc>
        <w:tc>
          <w:tcPr>
            <w:tcW w:w="4509" w:type="dxa"/>
            <w:vAlign w:val="center"/>
          </w:tcPr>
          <w:p w14:paraId="4E7F1D4F" w14:textId="77777777" w:rsidR="009C2372" w:rsidRPr="00EF7A69" w:rsidRDefault="00797A07" w:rsidP="009C2372">
            <w:pPr>
              <w:rPr>
                <w:rFonts w:ascii="Trebuchet MS" w:hAnsi="Trebuchet MS"/>
              </w:rPr>
            </w:pPr>
            <w:r w:rsidRPr="00EF7A69">
              <w:rPr>
                <w:rFonts w:ascii="Trebuchet MS" w:hAnsi="Trebuchet MS"/>
              </w:rPr>
              <w:t>Team working on initial draft for FRS of BMS,</w:t>
            </w:r>
            <w:r w:rsidRPr="00EF7A69">
              <w:rPr>
                <w:rFonts w:ascii="Trebuchet MS" w:hAnsi="Trebuchet MS"/>
              </w:rPr>
              <w:br/>
              <w:t>1) Creation of Consolidated Product Perspective and involved Users</w:t>
            </w:r>
          </w:p>
          <w:p w14:paraId="6F7E788D" w14:textId="77777777" w:rsidR="00797A07" w:rsidRPr="00EF7A69" w:rsidRDefault="00797A07" w:rsidP="009C2372">
            <w:pPr>
              <w:rPr>
                <w:rFonts w:ascii="Trebuchet MS" w:hAnsi="Trebuchet MS"/>
              </w:rPr>
            </w:pPr>
            <w:r w:rsidRPr="00EF7A69">
              <w:rPr>
                <w:rFonts w:ascii="Trebuchet MS" w:hAnsi="Trebuchet MS"/>
              </w:rPr>
              <w:t>2) Creation of Authentication rules and role-based Access protocols</w:t>
            </w:r>
          </w:p>
          <w:p w14:paraId="13A52DD5" w14:textId="6FD0DC82" w:rsidR="007114DD" w:rsidRPr="00EF7A69" w:rsidRDefault="007114DD" w:rsidP="009C2372">
            <w:pPr>
              <w:rPr>
                <w:rFonts w:ascii="Trebuchet MS" w:hAnsi="Trebuchet MS"/>
              </w:rPr>
            </w:pPr>
            <w:r w:rsidRPr="00EF7A69">
              <w:rPr>
                <w:rFonts w:ascii="Trebuchet MS" w:hAnsi="Trebuchet MS"/>
              </w:rPr>
              <w:t>3) Creation of consolidation of Beneficiary View across Modules</w:t>
            </w:r>
          </w:p>
        </w:tc>
      </w:tr>
      <w:tr w:rsidR="009C2372" w:rsidRPr="00EF7A69" w14:paraId="52F70E48" w14:textId="77777777" w:rsidTr="00102651">
        <w:trPr>
          <w:trHeight w:val="600"/>
        </w:trPr>
        <w:tc>
          <w:tcPr>
            <w:tcW w:w="851" w:type="dxa"/>
            <w:vAlign w:val="center"/>
            <w:hideMark/>
          </w:tcPr>
          <w:p w14:paraId="0ABDA9E0" w14:textId="505B19C0" w:rsidR="009C2372" w:rsidRPr="00EF7A69" w:rsidRDefault="009C2372" w:rsidP="009C2372">
            <w:pPr>
              <w:rPr>
                <w:rFonts w:ascii="Trebuchet MS" w:hAnsi="Trebuchet MS"/>
              </w:rPr>
            </w:pPr>
            <w:r w:rsidRPr="00EF7A69">
              <w:rPr>
                <w:rFonts w:ascii="Trebuchet MS" w:hAnsi="Trebuchet MS"/>
              </w:rPr>
              <w:t>23</w:t>
            </w:r>
            <w:ins w:id="17" w:author="VR" w:date="2026-01-29T22:34:00Z" w16du:dateUtc="2026-01-29T17:04:00Z">
              <w:r w:rsidR="009E3BA8">
                <w:rPr>
                  <w:rFonts w:ascii="Trebuchet MS" w:hAnsi="Trebuchet MS"/>
                </w:rPr>
                <w:t>-09-2025</w:t>
              </w:r>
            </w:ins>
          </w:p>
        </w:tc>
        <w:tc>
          <w:tcPr>
            <w:tcW w:w="4819" w:type="dxa"/>
            <w:vAlign w:val="center"/>
          </w:tcPr>
          <w:p w14:paraId="292A9CAA" w14:textId="30A60B36" w:rsidR="009C2372" w:rsidRPr="00EF7A69" w:rsidRDefault="009E3B4C" w:rsidP="009C2372">
            <w:pPr>
              <w:rPr>
                <w:rFonts w:ascii="Trebuchet MS" w:hAnsi="Trebuchet MS"/>
              </w:rPr>
            </w:pPr>
            <w:r w:rsidRPr="00EF7A69">
              <w:rPr>
                <w:rFonts w:ascii="Trebuchet MS" w:hAnsi="Trebuchet MS"/>
              </w:rPr>
              <w:t>Conducted internal strategy meet to draft the FRS structure and requirements alignment with the As-Is report</w:t>
            </w:r>
          </w:p>
        </w:tc>
        <w:tc>
          <w:tcPr>
            <w:tcW w:w="4509" w:type="dxa"/>
            <w:vAlign w:val="center"/>
          </w:tcPr>
          <w:p w14:paraId="19648911" w14:textId="1AC1A3DA" w:rsidR="005E60DE" w:rsidRPr="00EF7A69" w:rsidRDefault="00797A07" w:rsidP="005E60DE">
            <w:pPr>
              <w:rPr>
                <w:rFonts w:ascii="Trebuchet MS" w:hAnsi="Trebuchet MS"/>
              </w:rPr>
            </w:pPr>
            <w:r w:rsidRPr="00EF7A69">
              <w:rPr>
                <w:rFonts w:ascii="Trebuchet MS" w:hAnsi="Trebuchet MS"/>
              </w:rPr>
              <w:t>Team working on initial draft for FRS of BMS,</w:t>
            </w:r>
            <w:r w:rsidRPr="00EF7A69">
              <w:rPr>
                <w:rFonts w:ascii="Trebuchet MS" w:hAnsi="Trebuchet MS"/>
              </w:rPr>
              <w:br/>
            </w:r>
            <w:r w:rsidR="005E60DE" w:rsidRPr="00EF7A69">
              <w:rPr>
                <w:rFonts w:ascii="Trebuchet MS" w:hAnsi="Trebuchet MS"/>
              </w:rPr>
              <w:t>1) Creation of protocols for data integration from LokOS</w:t>
            </w:r>
          </w:p>
          <w:p w14:paraId="65A0E63A" w14:textId="77777777" w:rsidR="009C2372" w:rsidRPr="00EF7A69" w:rsidRDefault="005E60DE" w:rsidP="004A541C">
            <w:pPr>
              <w:rPr>
                <w:rFonts w:ascii="Trebuchet MS" w:hAnsi="Trebuchet MS"/>
              </w:rPr>
            </w:pPr>
            <w:r w:rsidRPr="00EF7A69">
              <w:rPr>
                <w:rFonts w:ascii="Trebuchet MS" w:hAnsi="Trebuchet MS"/>
              </w:rPr>
              <w:t>2) LokOS API research and exploration</w:t>
            </w:r>
          </w:p>
          <w:p w14:paraId="04B2C57F" w14:textId="77777777" w:rsidR="007114DD" w:rsidRPr="00EF7A69" w:rsidRDefault="007114DD" w:rsidP="004A541C">
            <w:pPr>
              <w:rPr>
                <w:rFonts w:ascii="Trebuchet MS" w:hAnsi="Trebuchet MS"/>
              </w:rPr>
            </w:pPr>
            <w:r w:rsidRPr="00EF7A69">
              <w:rPr>
                <w:rFonts w:ascii="Trebuchet MS" w:hAnsi="Trebuchet MS"/>
              </w:rPr>
              <w:t>3) Recording requirements for Search, Filter and Discovery for Beneficiaries</w:t>
            </w:r>
          </w:p>
          <w:p w14:paraId="62C8F8A0" w14:textId="1A96ABE7" w:rsidR="007454B9" w:rsidRPr="00EF7A69" w:rsidRDefault="007454B9" w:rsidP="004A541C">
            <w:pPr>
              <w:rPr>
                <w:rFonts w:ascii="Trebuchet MS" w:hAnsi="Trebuchet MS"/>
              </w:rPr>
            </w:pPr>
            <w:r w:rsidRPr="00EF7A69">
              <w:rPr>
                <w:rFonts w:ascii="Trebuchet MS" w:hAnsi="Trebuchet MS"/>
              </w:rPr>
              <w:t>4) Aligning reporting and export functionalities.</w:t>
            </w:r>
          </w:p>
        </w:tc>
      </w:tr>
      <w:tr w:rsidR="00FD2A28" w:rsidRPr="00EF7A69" w14:paraId="32FF834C" w14:textId="77777777" w:rsidTr="00102651">
        <w:trPr>
          <w:trHeight w:val="900"/>
        </w:trPr>
        <w:tc>
          <w:tcPr>
            <w:tcW w:w="851" w:type="dxa"/>
            <w:vAlign w:val="center"/>
            <w:hideMark/>
          </w:tcPr>
          <w:p w14:paraId="6AEBB92B" w14:textId="14A315AC" w:rsidR="00FD2A28" w:rsidRPr="00EF7A69" w:rsidRDefault="00FD2A28" w:rsidP="00FD2A28">
            <w:pPr>
              <w:rPr>
                <w:rFonts w:ascii="Trebuchet MS" w:hAnsi="Trebuchet MS"/>
              </w:rPr>
            </w:pPr>
            <w:r w:rsidRPr="00EF7A69">
              <w:rPr>
                <w:rFonts w:ascii="Trebuchet MS" w:hAnsi="Trebuchet MS"/>
              </w:rPr>
              <w:t>24</w:t>
            </w:r>
            <w:ins w:id="18" w:author="VR" w:date="2026-01-29T22:34:00Z" w16du:dateUtc="2026-01-29T17:04:00Z">
              <w:r w:rsidR="009E3BA8">
                <w:rPr>
                  <w:rFonts w:ascii="Trebuchet MS" w:hAnsi="Trebuchet MS"/>
                </w:rPr>
                <w:t>-09-2025</w:t>
              </w:r>
            </w:ins>
          </w:p>
        </w:tc>
        <w:tc>
          <w:tcPr>
            <w:tcW w:w="4819" w:type="dxa"/>
            <w:vAlign w:val="center"/>
          </w:tcPr>
          <w:p w14:paraId="702B9EBB" w14:textId="135168BB" w:rsidR="00FD2A28" w:rsidRPr="00EF7A69" w:rsidRDefault="00FD2A28" w:rsidP="00FD2A28">
            <w:pPr>
              <w:rPr>
                <w:rFonts w:ascii="Trebuchet MS" w:hAnsi="Trebuchet MS"/>
              </w:rPr>
            </w:pPr>
            <w:r w:rsidRPr="00EF7A69">
              <w:rPr>
                <w:rFonts w:ascii="Trebuchet MS" w:hAnsi="Trebuchet MS"/>
              </w:rPr>
              <w:t xml:space="preserve">Conducted a client meeting with </w:t>
            </w:r>
            <w:r w:rsidR="00A14AC5" w:rsidRPr="00EF7A69">
              <w:rPr>
                <w:rFonts w:ascii="Trebuchet MS" w:hAnsi="Trebuchet MS"/>
              </w:rPr>
              <w:t>‘IT’ Thematic experts</w:t>
            </w:r>
            <w:r w:rsidRPr="00EF7A69">
              <w:rPr>
                <w:rFonts w:ascii="Trebuchet MS" w:hAnsi="Trebuchet MS"/>
              </w:rPr>
              <w:t xml:space="preserve"> for resolution of doubts regarding requirements for Field-Level Data </w:t>
            </w:r>
            <w:r w:rsidR="003251D4" w:rsidRPr="00EF7A69">
              <w:rPr>
                <w:rFonts w:ascii="Trebuchet MS" w:hAnsi="Trebuchet MS"/>
              </w:rPr>
              <w:t>Capturing</w:t>
            </w:r>
          </w:p>
        </w:tc>
        <w:tc>
          <w:tcPr>
            <w:tcW w:w="4509" w:type="dxa"/>
            <w:vAlign w:val="center"/>
          </w:tcPr>
          <w:p w14:paraId="17C74D7D" w14:textId="77777777" w:rsidR="00FD2A28" w:rsidRPr="00EF7A69" w:rsidRDefault="00FD2A28" w:rsidP="00FD2A28">
            <w:pPr>
              <w:rPr>
                <w:rFonts w:ascii="Trebuchet MS" w:hAnsi="Trebuchet MS"/>
              </w:rPr>
            </w:pPr>
            <w:r w:rsidRPr="00EF7A69">
              <w:rPr>
                <w:rFonts w:ascii="Trebuchet MS" w:hAnsi="Trebuchet MS"/>
              </w:rPr>
              <w:t>Team working on initial draft for FRS of BMS,</w:t>
            </w:r>
            <w:r w:rsidRPr="00EF7A69">
              <w:rPr>
                <w:rFonts w:ascii="Trebuchet MS" w:hAnsi="Trebuchet MS"/>
              </w:rPr>
              <w:br/>
              <w:t>1) Creation of Beneficiary Master Profile Structure</w:t>
            </w:r>
          </w:p>
          <w:p w14:paraId="0A04DE6D" w14:textId="77777777" w:rsidR="00FD2A28" w:rsidRPr="00EF7A69" w:rsidRDefault="00FD2A28" w:rsidP="00FD2A28">
            <w:pPr>
              <w:rPr>
                <w:rFonts w:ascii="Trebuchet MS" w:hAnsi="Trebuchet MS"/>
              </w:rPr>
            </w:pPr>
            <w:r w:rsidRPr="00EF7A69">
              <w:rPr>
                <w:rFonts w:ascii="Trebuchet MS" w:hAnsi="Trebuchet MS"/>
              </w:rPr>
              <w:t>2) Creation of consolidated requirements for Field-Level Data enrichment</w:t>
            </w:r>
          </w:p>
          <w:p w14:paraId="79E679B3" w14:textId="77777777" w:rsidR="00FD2A28" w:rsidRPr="00EF7A69" w:rsidRDefault="00FD2A28" w:rsidP="00FD2A28">
            <w:pPr>
              <w:rPr>
                <w:rFonts w:ascii="Trebuchet MS" w:hAnsi="Trebuchet MS"/>
              </w:rPr>
            </w:pPr>
            <w:r w:rsidRPr="00EF7A69">
              <w:rPr>
                <w:rFonts w:ascii="Trebuchet MS" w:hAnsi="Trebuchet MS"/>
              </w:rPr>
              <w:t>3) Creation for Data Validation rules and audit trail requirements.</w:t>
            </w:r>
          </w:p>
          <w:p w14:paraId="54754C5E" w14:textId="2FFE6DEE" w:rsidR="00FD2A28" w:rsidRPr="00EF7A69" w:rsidRDefault="00FD2A28" w:rsidP="00FD2A28">
            <w:pPr>
              <w:rPr>
                <w:rFonts w:ascii="Trebuchet MS" w:hAnsi="Trebuchet MS"/>
              </w:rPr>
            </w:pPr>
            <w:r w:rsidRPr="00EF7A69">
              <w:rPr>
                <w:rFonts w:ascii="Trebuchet MS" w:hAnsi="Trebuchet MS"/>
              </w:rPr>
              <w:t>4) Creation and Alignment for all Non-Functional Requirements.</w:t>
            </w:r>
          </w:p>
        </w:tc>
      </w:tr>
      <w:tr w:rsidR="00FD2A28" w:rsidRPr="00EF7A69" w14:paraId="4986CC72" w14:textId="77777777" w:rsidTr="00102651">
        <w:trPr>
          <w:trHeight w:val="600"/>
        </w:trPr>
        <w:tc>
          <w:tcPr>
            <w:tcW w:w="851" w:type="dxa"/>
            <w:vAlign w:val="center"/>
            <w:hideMark/>
          </w:tcPr>
          <w:p w14:paraId="0F5CC996" w14:textId="743CFD1A" w:rsidR="00FD2A28" w:rsidRPr="00EF7A69" w:rsidRDefault="00FD2A28" w:rsidP="00FD2A28">
            <w:pPr>
              <w:rPr>
                <w:rFonts w:ascii="Trebuchet MS" w:hAnsi="Trebuchet MS"/>
              </w:rPr>
            </w:pPr>
            <w:r w:rsidRPr="00EF7A69">
              <w:rPr>
                <w:rFonts w:ascii="Trebuchet MS" w:hAnsi="Trebuchet MS"/>
              </w:rPr>
              <w:t>25</w:t>
            </w:r>
            <w:ins w:id="19" w:author="VR" w:date="2026-01-29T22:34:00Z" w16du:dateUtc="2026-01-29T17:04:00Z">
              <w:r w:rsidR="009E3BA8">
                <w:rPr>
                  <w:rFonts w:ascii="Trebuchet MS" w:hAnsi="Trebuchet MS"/>
                </w:rPr>
                <w:t>-09-2025</w:t>
              </w:r>
            </w:ins>
          </w:p>
        </w:tc>
        <w:tc>
          <w:tcPr>
            <w:tcW w:w="4819" w:type="dxa"/>
            <w:vAlign w:val="center"/>
          </w:tcPr>
          <w:p w14:paraId="75AE4433" w14:textId="2A7AA865" w:rsidR="00FD2A28" w:rsidRPr="00EF7A69" w:rsidRDefault="000A3E8F" w:rsidP="00FD2A28">
            <w:pPr>
              <w:rPr>
                <w:rFonts w:ascii="Trebuchet MS" w:hAnsi="Trebuchet MS"/>
              </w:rPr>
            </w:pPr>
            <w:r w:rsidRPr="00EF7A69">
              <w:rPr>
                <w:rFonts w:ascii="Trebuchet MS" w:hAnsi="Trebuchet MS"/>
              </w:rPr>
              <w:t>Briefed team and resolved doubts regarding User roles of different users (BMMU, DMMU, SMMU, Training Partners, etc.) in the scope for TMS</w:t>
            </w:r>
          </w:p>
        </w:tc>
        <w:tc>
          <w:tcPr>
            <w:tcW w:w="4509" w:type="dxa"/>
            <w:vAlign w:val="center"/>
          </w:tcPr>
          <w:p w14:paraId="367EA8C9" w14:textId="77777777" w:rsidR="00FD2A28" w:rsidRPr="00EF7A69" w:rsidRDefault="00FD2A28" w:rsidP="00FD2A28">
            <w:pPr>
              <w:rPr>
                <w:rFonts w:ascii="Trebuchet MS" w:hAnsi="Trebuchet MS"/>
              </w:rPr>
            </w:pPr>
            <w:r w:rsidRPr="00EF7A69">
              <w:rPr>
                <w:rFonts w:ascii="Trebuchet MS" w:hAnsi="Trebuchet MS"/>
              </w:rPr>
              <w:t>Team working on initial draft for FRS of TMS,</w:t>
            </w:r>
          </w:p>
          <w:p w14:paraId="4C531990" w14:textId="77777777" w:rsidR="00FD2A28" w:rsidRPr="00EF7A69" w:rsidRDefault="00FD2A28" w:rsidP="00FD2A28">
            <w:pPr>
              <w:rPr>
                <w:rFonts w:ascii="Trebuchet MS" w:hAnsi="Trebuchet MS"/>
              </w:rPr>
            </w:pPr>
            <w:r w:rsidRPr="00EF7A69">
              <w:rPr>
                <w:rFonts w:ascii="Trebuchet MS" w:hAnsi="Trebuchet MS"/>
              </w:rPr>
              <w:t>1) Creation of Consolidated Product Perspective and involved Users</w:t>
            </w:r>
          </w:p>
          <w:p w14:paraId="7F2CC841" w14:textId="77777777" w:rsidR="00FD2A28" w:rsidRPr="00EF7A69" w:rsidRDefault="00FD2A28" w:rsidP="00FD2A28">
            <w:pPr>
              <w:rPr>
                <w:rFonts w:ascii="Trebuchet MS" w:hAnsi="Trebuchet MS"/>
              </w:rPr>
            </w:pPr>
            <w:r w:rsidRPr="00EF7A69">
              <w:rPr>
                <w:rFonts w:ascii="Trebuchet MS" w:hAnsi="Trebuchet MS"/>
              </w:rPr>
              <w:t>2) Short-Listing all users whose roles are involved in this project and specifying their access area</w:t>
            </w:r>
          </w:p>
          <w:p w14:paraId="397B4805" w14:textId="3A8BCFCA" w:rsidR="00FD2A28" w:rsidRPr="00EF7A69" w:rsidRDefault="00FD2A28" w:rsidP="00FD2A28">
            <w:pPr>
              <w:rPr>
                <w:rFonts w:ascii="Trebuchet MS" w:hAnsi="Trebuchet MS"/>
              </w:rPr>
            </w:pPr>
            <w:r w:rsidRPr="00EF7A69">
              <w:rPr>
                <w:rFonts w:ascii="Trebuchet MS" w:hAnsi="Trebuchet MS"/>
              </w:rPr>
              <w:lastRenderedPageBreak/>
              <w:t>3) Consolidating User requirements using gaps from As-Is report for Training Plan and targets assignment for Skill Training Providers.</w:t>
            </w:r>
          </w:p>
        </w:tc>
      </w:tr>
      <w:tr w:rsidR="00FD2A28" w:rsidRPr="00EF7A69" w14:paraId="62BC25FD" w14:textId="77777777" w:rsidTr="00102651">
        <w:trPr>
          <w:trHeight w:val="600"/>
        </w:trPr>
        <w:tc>
          <w:tcPr>
            <w:tcW w:w="851" w:type="dxa"/>
            <w:vAlign w:val="center"/>
            <w:hideMark/>
          </w:tcPr>
          <w:p w14:paraId="535E0914" w14:textId="564E111F" w:rsidR="00FD2A28" w:rsidRPr="00EF7A69" w:rsidRDefault="00FD2A28" w:rsidP="00FD2A28">
            <w:pPr>
              <w:rPr>
                <w:rFonts w:ascii="Trebuchet MS" w:hAnsi="Trebuchet MS"/>
              </w:rPr>
            </w:pPr>
            <w:r w:rsidRPr="00EF7A69">
              <w:rPr>
                <w:rFonts w:ascii="Trebuchet MS" w:hAnsi="Trebuchet MS"/>
              </w:rPr>
              <w:lastRenderedPageBreak/>
              <w:t>26</w:t>
            </w:r>
            <w:ins w:id="20" w:author="VR" w:date="2026-01-29T22:34:00Z" w16du:dateUtc="2026-01-29T17:04:00Z">
              <w:r w:rsidR="009E3BA8">
                <w:rPr>
                  <w:rFonts w:ascii="Trebuchet MS" w:hAnsi="Trebuchet MS"/>
                </w:rPr>
                <w:t>-09-2025</w:t>
              </w:r>
            </w:ins>
          </w:p>
        </w:tc>
        <w:tc>
          <w:tcPr>
            <w:tcW w:w="4819" w:type="dxa"/>
            <w:vAlign w:val="center"/>
          </w:tcPr>
          <w:p w14:paraId="598F3209" w14:textId="4766879D" w:rsidR="00FD2A28" w:rsidRPr="00EF7A69" w:rsidRDefault="00EC3503" w:rsidP="00FD2A28">
            <w:pPr>
              <w:rPr>
                <w:rFonts w:ascii="Trebuchet MS" w:hAnsi="Trebuchet MS"/>
              </w:rPr>
            </w:pPr>
            <w:r w:rsidRPr="00EF7A69">
              <w:rPr>
                <w:rFonts w:ascii="Trebuchet MS" w:hAnsi="Trebuchet MS"/>
              </w:rPr>
              <w:t xml:space="preserve">Conducted a client meeting with </w:t>
            </w:r>
            <w:r w:rsidR="00981740" w:rsidRPr="00EF7A69">
              <w:rPr>
                <w:rFonts w:ascii="Trebuchet MS" w:hAnsi="Trebuchet MS"/>
              </w:rPr>
              <w:t>‘</w:t>
            </w:r>
            <w:r w:rsidRPr="00EF7A69">
              <w:rPr>
                <w:rFonts w:ascii="Trebuchet MS" w:hAnsi="Trebuchet MS"/>
              </w:rPr>
              <w:t>Training Management</w:t>
            </w:r>
            <w:r w:rsidR="00981740" w:rsidRPr="00EF7A69">
              <w:rPr>
                <w:rFonts w:ascii="Trebuchet MS" w:hAnsi="Trebuchet MS"/>
              </w:rPr>
              <w:t>’</w:t>
            </w:r>
            <w:r w:rsidRPr="00EF7A69">
              <w:rPr>
                <w:rFonts w:ascii="Trebuchet MS" w:hAnsi="Trebuchet MS"/>
              </w:rPr>
              <w:t xml:space="preserve"> </w:t>
            </w:r>
            <w:r w:rsidR="00981740" w:rsidRPr="00EF7A69">
              <w:rPr>
                <w:rFonts w:ascii="Trebuchet MS" w:hAnsi="Trebuchet MS"/>
              </w:rPr>
              <w:t>Thematic experts</w:t>
            </w:r>
            <w:r w:rsidRPr="00EF7A69">
              <w:rPr>
                <w:rFonts w:ascii="Trebuchet MS" w:hAnsi="Trebuchet MS"/>
              </w:rPr>
              <w:t xml:space="preserve"> for resolution of doubts regarding requirements for </w:t>
            </w:r>
            <w:r w:rsidR="00EF5F47" w:rsidRPr="00EF7A69">
              <w:rPr>
                <w:rFonts w:ascii="Trebuchet MS" w:hAnsi="Trebuchet MS"/>
              </w:rPr>
              <w:t>Participant Attendance</w:t>
            </w:r>
            <w:r w:rsidRPr="00EF7A69">
              <w:rPr>
                <w:rFonts w:ascii="Trebuchet MS" w:hAnsi="Trebuchet MS"/>
              </w:rPr>
              <w:t xml:space="preserve"> Capturing</w:t>
            </w:r>
          </w:p>
        </w:tc>
        <w:tc>
          <w:tcPr>
            <w:tcW w:w="4509" w:type="dxa"/>
            <w:vAlign w:val="center"/>
          </w:tcPr>
          <w:p w14:paraId="17C665A9" w14:textId="77777777" w:rsidR="00FD2A28" w:rsidRPr="00EF7A69" w:rsidRDefault="00FD2A28" w:rsidP="00FD2A28">
            <w:pPr>
              <w:rPr>
                <w:rFonts w:ascii="Trebuchet MS" w:hAnsi="Trebuchet MS"/>
              </w:rPr>
            </w:pPr>
            <w:r w:rsidRPr="00EF7A69">
              <w:rPr>
                <w:rFonts w:ascii="Trebuchet MS" w:hAnsi="Trebuchet MS"/>
              </w:rPr>
              <w:t>Team working on initial draft for FRS of TMS,</w:t>
            </w:r>
          </w:p>
          <w:p w14:paraId="7119A033" w14:textId="77777777" w:rsidR="00FD2A28" w:rsidRPr="00EF7A69" w:rsidRDefault="00FD2A28" w:rsidP="00FD2A28">
            <w:pPr>
              <w:rPr>
                <w:rFonts w:ascii="Trebuchet MS" w:hAnsi="Trebuchet MS"/>
              </w:rPr>
            </w:pPr>
            <w:r w:rsidRPr="00EF7A69">
              <w:rPr>
                <w:rFonts w:ascii="Trebuchet MS" w:hAnsi="Trebuchet MS"/>
              </w:rPr>
              <w:t>1) Creation of flow for Beneficiary selection, request formation requirements using data from LokOS</w:t>
            </w:r>
            <w:r w:rsidRPr="00EF7A69">
              <w:rPr>
                <w:rFonts w:ascii="Trebuchet MS" w:hAnsi="Trebuchet MS"/>
              </w:rPr>
              <w:br/>
              <w:t>2) Structuring Batch formation, centre registration and Trainer assignment requirements</w:t>
            </w:r>
          </w:p>
          <w:p w14:paraId="657F6114" w14:textId="1F2915B4" w:rsidR="00FD2A28" w:rsidRPr="00EF7A69" w:rsidRDefault="00FD2A28" w:rsidP="00FD2A28">
            <w:pPr>
              <w:rPr>
                <w:rFonts w:ascii="Trebuchet MS" w:hAnsi="Trebuchet MS"/>
              </w:rPr>
            </w:pPr>
            <w:r w:rsidRPr="00EF7A69">
              <w:rPr>
                <w:rFonts w:ascii="Trebuchet MS" w:hAnsi="Trebuchet MS"/>
              </w:rPr>
              <w:t xml:space="preserve">3) Creation of Attendance and e-KYC Verification requirements </w:t>
            </w:r>
            <w:r w:rsidRPr="00EF7A69">
              <w:rPr>
                <w:rFonts w:ascii="Trebuchet MS" w:hAnsi="Trebuchet MS"/>
                <w:b/>
                <w:bCs/>
              </w:rPr>
              <w:t>(Core Delivery)</w:t>
            </w:r>
          </w:p>
        </w:tc>
      </w:tr>
      <w:tr w:rsidR="00FD2A28" w:rsidRPr="00EF7A69" w14:paraId="3ED991F8" w14:textId="77777777" w:rsidTr="00102651">
        <w:trPr>
          <w:trHeight w:val="600"/>
        </w:trPr>
        <w:tc>
          <w:tcPr>
            <w:tcW w:w="851" w:type="dxa"/>
            <w:vAlign w:val="center"/>
            <w:hideMark/>
          </w:tcPr>
          <w:p w14:paraId="670A4010" w14:textId="1BC932DF" w:rsidR="00FD2A28" w:rsidRPr="00EF7A69" w:rsidRDefault="00FD2A28" w:rsidP="00FD2A28">
            <w:pPr>
              <w:rPr>
                <w:rFonts w:ascii="Trebuchet MS" w:hAnsi="Trebuchet MS"/>
              </w:rPr>
            </w:pPr>
            <w:r w:rsidRPr="00EF7A69">
              <w:rPr>
                <w:rFonts w:ascii="Trebuchet MS" w:hAnsi="Trebuchet MS"/>
              </w:rPr>
              <w:t>27</w:t>
            </w:r>
            <w:ins w:id="21" w:author="VR" w:date="2026-01-29T22:34:00Z" w16du:dateUtc="2026-01-29T17:04:00Z">
              <w:r w:rsidR="009E3BA8">
                <w:rPr>
                  <w:rFonts w:ascii="Trebuchet MS" w:hAnsi="Trebuchet MS"/>
                </w:rPr>
                <w:t>-09-2025</w:t>
              </w:r>
            </w:ins>
          </w:p>
        </w:tc>
        <w:tc>
          <w:tcPr>
            <w:tcW w:w="4819" w:type="dxa"/>
            <w:vAlign w:val="center"/>
          </w:tcPr>
          <w:p w14:paraId="0F4887E6" w14:textId="287A115F" w:rsidR="00FD2A28" w:rsidRPr="00EF7A69" w:rsidRDefault="003B7051" w:rsidP="00FD2A28">
            <w:pPr>
              <w:rPr>
                <w:rFonts w:ascii="Trebuchet MS" w:hAnsi="Trebuchet MS"/>
              </w:rPr>
            </w:pPr>
            <w:r w:rsidRPr="00EF7A69">
              <w:rPr>
                <w:rFonts w:ascii="Trebuchet MS" w:hAnsi="Trebuchet MS"/>
              </w:rPr>
              <w:t>Conducted internal review for FRS of BMS</w:t>
            </w:r>
            <w:r w:rsidR="00412688" w:rsidRPr="00EF7A69">
              <w:rPr>
                <w:rFonts w:ascii="Trebuchet MS" w:hAnsi="Trebuchet MS"/>
              </w:rPr>
              <w:t xml:space="preserve"> and suggested changes regarding,</w:t>
            </w:r>
            <w:r w:rsidR="00412688" w:rsidRPr="00EF7A69">
              <w:rPr>
                <w:rFonts w:ascii="Trebuchet MS" w:hAnsi="Trebuchet MS"/>
              </w:rPr>
              <w:br/>
              <w:t>1) Non-functional requirements (API response time, etc.)</w:t>
            </w:r>
            <w:r w:rsidR="00412688" w:rsidRPr="00EF7A69">
              <w:rPr>
                <w:rFonts w:ascii="Trebuchet MS" w:hAnsi="Trebuchet MS"/>
              </w:rPr>
              <w:br/>
              <w:t>2) Beneficiary List Export functions</w:t>
            </w:r>
            <w:r w:rsidR="00222979" w:rsidRPr="00EF7A69">
              <w:rPr>
                <w:rFonts w:ascii="Trebuchet MS" w:hAnsi="Trebuchet MS"/>
              </w:rPr>
              <w:t xml:space="preserve"> (According to other modules, TMS, CRP-EP, etc.)</w:t>
            </w:r>
          </w:p>
        </w:tc>
        <w:tc>
          <w:tcPr>
            <w:tcW w:w="4509" w:type="dxa"/>
            <w:vAlign w:val="center"/>
          </w:tcPr>
          <w:p w14:paraId="462262E3" w14:textId="77777777" w:rsidR="00FD2A28" w:rsidRPr="00EF7A69" w:rsidRDefault="00FD2A28" w:rsidP="00FD2A28">
            <w:pPr>
              <w:rPr>
                <w:rFonts w:ascii="Trebuchet MS" w:hAnsi="Trebuchet MS"/>
              </w:rPr>
            </w:pPr>
            <w:r w:rsidRPr="00EF7A69">
              <w:rPr>
                <w:rFonts w:ascii="Trebuchet MS" w:hAnsi="Trebuchet MS"/>
              </w:rPr>
              <w:t>Team worked on finalizing FRS of TMS with Non-functional requirements.</w:t>
            </w:r>
            <w:r w:rsidRPr="00EF7A69">
              <w:rPr>
                <w:rFonts w:ascii="Trebuchet MS" w:hAnsi="Trebuchet MS"/>
              </w:rPr>
              <w:br/>
              <w:t>Team working on initial draft for FRS of CRP-EP,</w:t>
            </w:r>
            <w:r w:rsidRPr="00EF7A69">
              <w:rPr>
                <w:rFonts w:ascii="Trebuchet MS" w:hAnsi="Trebuchet MS"/>
              </w:rPr>
              <w:br/>
              <w:t>1) Creation of Consolidated Product Perspective and involved Users</w:t>
            </w:r>
          </w:p>
          <w:p w14:paraId="30386965" w14:textId="77777777" w:rsidR="00FD2A28" w:rsidRPr="00EF7A69" w:rsidRDefault="00FD2A28" w:rsidP="00FD2A28">
            <w:pPr>
              <w:rPr>
                <w:rFonts w:ascii="Trebuchet MS" w:hAnsi="Trebuchet MS"/>
              </w:rPr>
            </w:pPr>
            <w:r w:rsidRPr="00EF7A69">
              <w:rPr>
                <w:rFonts w:ascii="Trebuchet MS" w:hAnsi="Trebuchet MS"/>
              </w:rPr>
              <w:t>2) Short-Listing all users whose roles are involved in this project and specifying their access area</w:t>
            </w:r>
          </w:p>
          <w:p w14:paraId="6C922D1D" w14:textId="49AD870F" w:rsidR="00FD2A28" w:rsidRPr="00EF7A69" w:rsidRDefault="00FD2A28" w:rsidP="00FD2A28">
            <w:pPr>
              <w:rPr>
                <w:rFonts w:ascii="Trebuchet MS" w:hAnsi="Trebuchet MS"/>
              </w:rPr>
            </w:pPr>
            <w:r w:rsidRPr="00EF7A69">
              <w:rPr>
                <w:rFonts w:ascii="Trebuchet MS" w:hAnsi="Trebuchet MS"/>
              </w:rPr>
              <w:t>3) Consolidating User requirements using gaps from As-Is report for Enterprise Forms.</w:t>
            </w:r>
          </w:p>
        </w:tc>
      </w:tr>
      <w:tr w:rsidR="00FD2A28" w:rsidRPr="00EF7A69" w14:paraId="5D9910BF" w14:textId="77777777" w:rsidTr="00102651">
        <w:trPr>
          <w:trHeight w:val="300"/>
        </w:trPr>
        <w:tc>
          <w:tcPr>
            <w:tcW w:w="851" w:type="dxa"/>
            <w:vAlign w:val="center"/>
            <w:hideMark/>
          </w:tcPr>
          <w:p w14:paraId="3BC1A83E" w14:textId="2A90E2A1" w:rsidR="00FD2A28" w:rsidRPr="00EF7A69" w:rsidRDefault="00FD2A28" w:rsidP="00FD2A28">
            <w:pPr>
              <w:rPr>
                <w:rFonts w:ascii="Trebuchet MS" w:hAnsi="Trebuchet MS"/>
              </w:rPr>
            </w:pPr>
            <w:r w:rsidRPr="00EF7A69">
              <w:rPr>
                <w:rFonts w:ascii="Trebuchet MS" w:hAnsi="Trebuchet MS"/>
              </w:rPr>
              <w:t>28</w:t>
            </w:r>
            <w:ins w:id="22" w:author="VR" w:date="2026-01-29T22:34:00Z" w16du:dateUtc="2026-01-29T17:04:00Z">
              <w:r w:rsidR="009E3BA8">
                <w:rPr>
                  <w:rFonts w:ascii="Trebuchet MS" w:hAnsi="Trebuchet MS"/>
                </w:rPr>
                <w:t>-09-2025</w:t>
              </w:r>
            </w:ins>
          </w:p>
        </w:tc>
        <w:tc>
          <w:tcPr>
            <w:tcW w:w="9328" w:type="dxa"/>
            <w:gridSpan w:val="2"/>
            <w:vAlign w:val="center"/>
            <w:hideMark/>
          </w:tcPr>
          <w:p w14:paraId="75F1F035" w14:textId="367CDCE9" w:rsidR="00FD2A28" w:rsidRPr="00EF7A69" w:rsidRDefault="00FD2A28" w:rsidP="00FD2A28">
            <w:pPr>
              <w:jc w:val="center"/>
              <w:rPr>
                <w:rFonts w:ascii="Trebuchet MS" w:hAnsi="Trebuchet MS"/>
                <w:b/>
                <w:bCs/>
              </w:rPr>
            </w:pPr>
            <w:r w:rsidRPr="00EF7A69">
              <w:rPr>
                <w:rFonts w:ascii="Trebuchet MS" w:hAnsi="Trebuchet MS"/>
                <w:b/>
                <w:bCs/>
              </w:rPr>
              <w:t>SUNDAY</w:t>
            </w:r>
          </w:p>
        </w:tc>
      </w:tr>
      <w:tr w:rsidR="00FD2A28" w:rsidRPr="00EF7A69" w14:paraId="41D316EE" w14:textId="77777777" w:rsidTr="00102651">
        <w:trPr>
          <w:trHeight w:val="900"/>
        </w:trPr>
        <w:tc>
          <w:tcPr>
            <w:tcW w:w="851" w:type="dxa"/>
            <w:vAlign w:val="center"/>
            <w:hideMark/>
          </w:tcPr>
          <w:p w14:paraId="54245404" w14:textId="0E386BD0" w:rsidR="00FD2A28" w:rsidRPr="00EF7A69" w:rsidRDefault="00FD2A28" w:rsidP="00FD2A28">
            <w:pPr>
              <w:rPr>
                <w:rFonts w:ascii="Trebuchet MS" w:hAnsi="Trebuchet MS"/>
              </w:rPr>
            </w:pPr>
            <w:r w:rsidRPr="00EF7A69">
              <w:rPr>
                <w:rFonts w:ascii="Trebuchet MS" w:hAnsi="Trebuchet MS"/>
              </w:rPr>
              <w:t>29</w:t>
            </w:r>
            <w:ins w:id="23" w:author="VR" w:date="2026-01-29T22:34:00Z" w16du:dateUtc="2026-01-29T17:04:00Z">
              <w:r w:rsidR="009E3BA8">
                <w:rPr>
                  <w:rFonts w:ascii="Trebuchet MS" w:hAnsi="Trebuchet MS"/>
                </w:rPr>
                <w:t>-09-2025</w:t>
              </w:r>
            </w:ins>
          </w:p>
        </w:tc>
        <w:tc>
          <w:tcPr>
            <w:tcW w:w="4819" w:type="dxa"/>
            <w:vAlign w:val="center"/>
          </w:tcPr>
          <w:p w14:paraId="10B7F51F" w14:textId="0849832E" w:rsidR="00FD2A28" w:rsidRPr="00EF7A69" w:rsidRDefault="008111AB" w:rsidP="00FD2A28">
            <w:pPr>
              <w:rPr>
                <w:rFonts w:ascii="Trebuchet MS" w:hAnsi="Trebuchet MS"/>
              </w:rPr>
            </w:pPr>
            <w:r w:rsidRPr="00EF7A69">
              <w:rPr>
                <w:rFonts w:ascii="Trebuchet MS" w:hAnsi="Trebuchet MS"/>
              </w:rPr>
              <w:t xml:space="preserve">Conducted a client meeting with </w:t>
            </w:r>
            <w:r w:rsidR="00B42B6E" w:rsidRPr="00EF7A69">
              <w:rPr>
                <w:rFonts w:ascii="Trebuchet MS" w:hAnsi="Trebuchet MS"/>
              </w:rPr>
              <w:t>‘IT’ Thematic experts</w:t>
            </w:r>
            <w:r w:rsidRPr="00EF7A69">
              <w:rPr>
                <w:rFonts w:ascii="Trebuchet MS" w:hAnsi="Trebuchet MS"/>
              </w:rPr>
              <w:t xml:space="preserve"> for resolution of doubts regarding requirements for Participant Attendance Capturing</w:t>
            </w:r>
          </w:p>
        </w:tc>
        <w:tc>
          <w:tcPr>
            <w:tcW w:w="4509" w:type="dxa"/>
            <w:vAlign w:val="center"/>
          </w:tcPr>
          <w:p w14:paraId="21B10670" w14:textId="77777777" w:rsidR="00FD2A28" w:rsidRPr="00EF7A69" w:rsidRDefault="00FD2A28" w:rsidP="00FD2A28">
            <w:pPr>
              <w:rPr>
                <w:rFonts w:ascii="Trebuchet MS" w:hAnsi="Trebuchet MS"/>
              </w:rPr>
            </w:pPr>
            <w:r w:rsidRPr="00EF7A69">
              <w:rPr>
                <w:rFonts w:ascii="Trebuchet MS" w:hAnsi="Trebuchet MS"/>
              </w:rPr>
              <w:t>Team working on initial draft for FRS of CRP-EP,</w:t>
            </w:r>
            <w:r w:rsidRPr="00EF7A69">
              <w:rPr>
                <w:rFonts w:ascii="Trebuchet MS" w:hAnsi="Trebuchet MS"/>
              </w:rPr>
              <w:br/>
              <w:t>1) Consolidation of user requirements regarding income monitoring.</w:t>
            </w:r>
          </w:p>
          <w:p w14:paraId="7C436DAA" w14:textId="217631B9" w:rsidR="00FD2A28" w:rsidRPr="00EF7A69" w:rsidRDefault="00FD2A28" w:rsidP="00FD2A28">
            <w:pPr>
              <w:rPr>
                <w:rFonts w:ascii="Trebuchet MS" w:hAnsi="Trebuchet MS"/>
              </w:rPr>
            </w:pPr>
            <w:r w:rsidRPr="00EF7A69">
              <w:rPr>
                <w:rFonts w:ascii="Trebuchet MS" w:hAnsi="Trebuchet MS"/>
              </w:rPr>
              <w:t>2) Recording of Gap Analysis and re-planning using the As-Is process and To-Be process map.</w:t>
            </w:r>
          </w:p>
        </w:tc>
      </w:tr>
      <w:tr w:rsidR="00FD2A28" w:rsidRPr="00EF7A69" w14:paraId="13545A18" w14:textId="77777777" w:rsidTr="00102651">
        <w:trPr>
          <w:trHeight w:val="615"/>
        </w:trPr>
        <w:tc>
          <w:tcPr>
            <w:tcW w:w="851" w:type="dxa"/>
            <w:vAlign w:val="center"/>
            <w:hideMark/>
          </w:tcPr>
          <w:p w14:paraId="5A23922F" w14:textId="1A79CD01" w:rsidR="00FD2A28" w:rsidRPr="00EF7A69" w:rsidRDefault="00FD2A28" w:rsidP="00FD2A28">
            <w:pPr>
              <w:rPr>
                <w:rFonts w:ascii="Trebuchet MS" w:hAnsi="Trebuchet MS"/>
              </w:rPr>
            </w:pPr>
            <w:r w:rsidRPr="00EF7A69">
              <w:rPr>
                <w:rFonts w:ascii="Trebuchet MS" w:hAnsi="Trebuchet MS"/>
              </w:rPr>
              <w:t>30</w:t>
            </w:r>
            <w:ins w:id="24" w:author="VR" w:date="2026-01-29T22:34:00Z" w16du:dateUtc="2026-01-29T17:04:00Z">
              <w:r w:rsidR="009E3BA8">
                <w:rPr>
                  <w:rFonts w:ascii="Trebuchet MS" w:hAnsi="Trebuchet MS"/>
                </w:rPr>
                <w:t>-09-2025</w:t>
              </w:r>
            </w:ins>
          </w:p>
        </w:tc>
        <w:tc>
          <w:tcPr>
            <w:tcW w:w="4819" w:type="dxa"/>
            <w:vAlign w:val="center"/>
          </w:tcPr>
          <w:p w14:paraId="0CCB2D89" w14:textId="77777777" w:rsidR="00B50E63" w:rsidRPr="00EF7A69" w:rsidRDefault="00B50E63" w:rsidP="00FD2A28">
            <w:pPr>
              <w:rPr>
                <w:rFonts w:ascii="Trebuchet MS" w:hAnsi="Trebuchet MS"/>
              </w:rPr>
            </w:pPr>
            <w:r w:rsidRPr="00EF7A69">
              <w:rPr>
                <w:rFonts w:ascii="Trebuchet MS" w:hAnsi="Trebuchet MS"/>
              </w:rPr>
              <w:t>Conducted internal review for FRS of TMS and suggested changes regarding,</w:t>
            </w:r>
            <w:r w:rsidRPr="00EF7A69">
              <w:rPr>
                <w:rFonts w:ascii="Trebuchet MS" w:hAnsi="Trebuchet MS"/>
              </w:rPr>
              <w:br/>
              <w:t>1) Success rate calculations for Master Trainers not included</w:t>
            </w:r>
          </w:p>
          <w:p w14:paraId="21ABFA3B" w14:textId="6C790846" w:rsidR="00B50E63" w:rsidRPr="00EF7A69" w:rsidRDefault="00B50E63" w:rsidP="00FD2A28">
            <w:pPr>
              <w:rPr>
                <w:rFonts w:ascii="Trebuchet MS" w:hAnsi="Trebuchet MS"/>
              </w:rPr>
            </w:pPr>
            <w:r w:rsidRPr="00EF7A69">
              <w:rPr>
                <w:rFonts w:ascii="Trebuchet MS" w:hAnsi="Trebuchet MS"/>
              </w:rPr>
              <w:t>2) To update the total Concurrent Users per server cycle (From 800-2000)</w:t>
            </w:r>
          </w:p>
        </w:tc>
        <w:tc>
          <w:tcPr>
            <w:tcW w:w="4509" w:type="dxa"/>
            <w:vAlign w:val="center"/>
          </w:tcPr>
          <w:p w14:paraId="7941AE80" w14:textId="77777777" w:rsidR="00FD2A28" w:rsidRPr="00EF7A69" w:rsidRDefault="00FD2A28" w:rsidP="00FD2A28">
            <w:pPr>
              <w:rPr>
                <w:rFonts w:ascii="Trebuchet MS" w:hAnsi="Trebuchet MS"/>
              </w:rPr>
            </w:pPr>
            <w:r w:rsidRPr="00EF7A69">
              <w:rPr>
                <w:rFonts w:ascii="Trebuchet MS" w:hAnsi="Trebuchet MS"/>
              </w:rPr>
              <w:t>Team working on initial draft for FRS of CRP-EP,</w:t>
            </w:r>
          </w:p>
          <w:p w14:paraId="69209392" w14:textId="77777777" w:rsidR="00FD2A28" w:rsidRPr="00EF7A69" w:rsidRDefault="00FD2A28" w:rsidP="00FD2A28">
            <w:pPr>
              <w:rPr>
                <w:rFonts w:ascii="Trebuchet MS" w:hAnsi="Trebuchet MS"/>
              </w:rPr>
            </w:pPr>
            <w:r w:rsidRPr="00EF7A69">
              <w:rPr>
                <w:rFonts w:ascii="Trebuchet MS" w:hAnsi="Trebuchet MS"/>
              </w:rPr>
              <w:t>1) Recording and consolidating Non-Functional requirements</w:t>
            </w:r>
          </w:p>
          <w:p w14:paraId="5DAB6526" w14:textId="5EC1F2C3" w:rsidR="00FD2A28" w:rsidRPr="00EF7A69" w:rsidRDefault="00FD2A28" w:rsidP="00FD2A28">
            <w:pPr>
              <w:rPr>
                <w:rFonts w:ascii="Trebuchet MS" w:hAnsi="Trebuchet MS"/>
              </w:rPr>
            </w:pPr>
            <w:r w:rsidRPr="00EF7A69">
              <w:rPr>
                <w:rFonts w:ascii="Trebuchet MS" w:hAnsi="Trebuchet MS"/>
              </w:rPr>
              <w:t xml:space="preserve">Conducted internal review of FRS of </w:t>
            </w:r>
            <w:r w:rsidR="00F6144B" w:rsidRPr="00EF7A69">
              <w:rPr>
                <w:rFonts w:ascii="Trebuchet MS" w:hAnsi="Trebuchet MS"/>
              </w:rPr>
              <w:t>T</w:t>
            </w:r>
            <w:r w:rsidRPr="00EF7A69">
              <w:rPr>
                <w:rFonts w:ascii="Trebuchet MS" w:hAnsi="Trebuchet MS"/>
              </w:rPr>
              <w:t>MS</w:t>
            </w:r>
          </w:p>
        </w:tc>
      </w:tr>
    </w:tbl>
    <w:p w14:paraId="3BBDAEAD" w14:textId="77777777" w:rsidR="00020FD3" w:rsidRPr="00EF7A69" w:rsidRDefault="00020FD3">
      <w:pPr>
        <w:rPr>
          <w:rFonts w:ascii="Trebuchet MS" w:hAnsi="Trebuchet MS"/>
        </w:rPr>
      </w:pPr>
    </w:p>
    <w:p w14:paraId="2623C060" w14:textId="77777777" w:rsidR="00E813B8" w:rsidRPr="00EF7A69" w:rsidRDefault="00E813B8">
      <w:pPr>
        <w:rPr>
          <w:rFonts w:ascii="Trebuchet MS" w:hAnsi="Trebuchet MS"/>
        </w:rPr>
      </w:pPr>
    </w:p>
    <w:p w14:paraId="13BBA1B1" w14:textId="77777777" w:rsidR="00E813B8" w:rsidRPr="00EF7A69" w:rsidRDefault="00E813B8">
      <w:pPr>
        <w:rPr>
          <w:rFonts w:ascii="Trebuchet MS" w:hAnsi="Trebuchet MS"/>
        </w:rPr>
      </w:pPr>
    </w:p>
    <w:p w14:paraId="188E16C7" w14:textId="77777777" w:rsidR="00593F56" w:rsidRPr="00EF7A69" w:rsidRDefault="00593F56">
      <w:pPr>
        <w:rPr>
          <w:rFonts w:ascii="Trebuchet MS" w:hAnsi="Trebuchet MS"/>
        </w:rPr>
      </w:pPr>
    </w:p>
    <w:p w14:paraId="64B4455F" w14:textId="77777777" w:rsidR="00593F56" w:rsidRPr="00EF7A69" w:rsidRDefault="00593F56">
      <w:pPr>
        <w:rPr>
          <w:rFonts w:ascii="Trebuchet MS" w:hAnsi="Trebuchet MS"/>
        </w:rPr>
      </w:pPr>
    </w:p>
    <w:p w14:paraId="1CEFB686" w14:textId="77777777" w:rsidR="00593F56" w:rsidRPr="00EF7A69" w:rsidRDefault="00593F56">
      <w:pPr>
        <w:rPr>
          <w:rFonts w:ascii="Trebuchet MS" w:hAnsi="Trebuchet MS"/>
        </w:rPr>
      </w:pPr>
    </w:p>
    <w:p w14:paraId="31630545" w14:textId="77777777" w:rsidR="001F256B" w:rsidRPr="00EF7A69" w:rsidRDefault="001F256B">
      <w:pPr>
        <w:rPr>
          <w:rFonts w:ascii="Trebuchet MS" w:hAnsi="Trebuchet MS"/>
        </w:rPr>
      </w:pPr>
    </w:p>
    <w:p w14:paraId="4A169B46" w14:textId="77777777" w:rsidR="001F3D5A" w:rsidRPr="00EF7A69" w:rsidRDefault="001F3D5A">
      <w:pPr>
        <w:rPr>
          <w:rFonts w:ascii="Trebuchet MS" w:hAnsi="Trebuchet MS"/>
        </w:rPr>
      </w:pPr>
      <w:commentRangeStart w:id="25"/>
    </w:p>
    <w:tbl>
      <w:tblPr>
        <w:tblStyle w:val="TableGrid"/>
        <w:tblW w:w="0" w:type="auto"/>
        <w:tblInd w:w="-572" w:type="dxa"/>
        <w:tblLayout w:type="fixed"/>
        <w:tblLook w:val="04A0" w:firstRow="1" w:lastRow="0" w:firstColumn="1" w:lastColumn="0" w:noHBand="0" w:noVBand="1"/>
      </w:tblPr>
      <w:tblGrid>
        <w:gridCol w:w="993"/>
        <w:gridCol w:w="1559"/>
        <w:gridCol w:w="1559"/>
        <w:gridCol w:w="1843"/>
        <w:gridCol w:w="2268"/>
        <w:gridCol w:w="1957"/>
      </w:tblGrid>
      <w:tr w:rsidR="000A265E" w:rsidRPr="00EF7A69" w14:paraId="7959A893" w14:textId="1DEB8183" w:rsidTr="00B20235">
        <w:trPr>
          <w:trHeight w:val="233"/>
        </w:trPr>
        <w:tc>
          <w:tcPr>
            <w:tcW w:w="10179" w:type="dxa"/>
            <w:gridSpan w:val="6"/>
          </w:tcPr>
          <w:p w14:paraId="6ED44F83" w14:textId="47F9E5BD" w:rsidR="000A265E" w:rsidRPr="00EF7A69" w:rsidRDefault="000A265E">
            <w:pPr>
              <w:rPr>
                <w:rFonts w:ascii="Trebuchet MS" w:hAnsi="Trebuchet MS" w:cs="Arial"/>
                <w:b/>
                <w:bCs/>
                <w:sz w:val="32"/>
                <w:szCs w:val="32"/>
              </w:rPr>
            </w:pPr>
            <w:r w:rsidRPr="00EF7A69">
              <w:rPr>
                <w:rFonts w:ascii="Trebuchet MS" w:hAnsi="Trebuchet MS" w:cs="Arial"/>
                <w:b/>
                <w:bCs/>
                <w:sz w:val="32"/>
                <w:szCs w:val="32"/>
              </w:rPr>
              <w:t>Meetings Attended:</w:t>
            </w:r>
          </w:p>
        </w:tc>
      </w:tr>
      <w:commentRangeEnd w:id="25"/>
      <w:tr w:rsidR="000A265E" w:rsidRPr="00EF7A69" w14:paraId="7A9609B0" w14:textId="61FB3505" w:rsidTr="00415A57">
        <w:trPr>
          <w:trHeight w:val="466"/>
        </w:trPr>
        <w:tc>
          <w:tcPr>
            <w:tcW w:w="993" w:type="dxa"/>
            <w:vAlign w:val="center"/>
          </w:tcPr>
          <w:p w14:paraId="7EA9480E" w14:textId="4397E7CE" w:rsidR="000A265E" w:rsidRPr="00EF7A69" w:rsidRDefault="00985106" w:rsidP="00FA5830">
            <w:pPr>
              <w:jc w:val="center"/>
              <w:rPr>
                <w:rFonts w:ascii="Trebuchet MS" w:hAnsi="Trebuchet MS" w:cs="Arial"/>
                <w:b/>
                <w:bCs/>
                <w:sz w:val="28"/>
                <w:szCs w:val="28"/>
              </w:rPr>
            </w:pPr>
            <w:r w:rsidRPr="00EF7A69">
              <w:rPr>
                <w:rStyle w:val="CommentReference"/>
                <w:rFonts w:ascii="Trebuchet MS" w:hAnsi="Trebuchet MS" w:cs="Arial"/>
                <w:b/>
                <w:bCs/>
                <w:sz w:val="28"/>
                <w:szCs w:val="28"/>
              </w:rPr>
              <w:commentReference w:id="25"/>
            </w:r>
            <w:r w:rsidR="00FA5830" w:rsidRPr="00EF7A69">
              <w:rPr>
                <w:rFonts w:ascii="Trebuchet MS" w:hAnsi="Trebuchet MS" w:cs="Arial"/>
                <w:b/>
                <w:bCs/>
                <w:sz w:val="28"/>
                <w:szCs w:val="28"/>
              </w:rPr>
              <w:t>S.No</w:t>
            </w:r>
          </w:p>
        </w:tc>
        <w:tc>
          <w:tcPr>
            <w:tcW w:w="1559" w:type="dxa"/>
            <w:vAlign w:val="center"/>
          </w:tcPr>
          <w:p w14:paraId="52C8C0B7" w14:textId="3621BC49"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Meeting Date</w:t>
            </w:r>
          </w:p>
        </w:tc>
        <w:tc>
          <w:tcPr>
            <w:tcW w:w="1559" w:type="dxa"/>
            <w:vAlign w:val="center"/>
          </w:tcPr>
          <w:p w14:paraId="5F512BFB" w14:textId="0218101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Agenda</w:t>
            </w:r>
          </w:p>
        </w:tc>
        <w:tc>
          <w:tcPr>
            <w:tcW w:w="1843" w:type="dxa"/>
            <w:vAlign w:val="center"/>
          </w:tcPr>
          <w:p w14:paraId="2E06F0E7" w14:textId="48AFEF75"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Participants</w:t>
            </w:r>
          </w:p>
        </w:tc>
        <w:tc>
          <w:tcPr>
            <w:tcW w:w="2268" w:type="dxa"/>
            <w:vAlign w:val="center"/>
          </w:tcPr>
          <w:p w14:paraId="0054BDB7" w14:textId="7C54986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Decisions</w:t>
            </w:r>
          </w:p>
        </w:tc>
        <w:tc>
          <w:tcPr>
            <w:tcW w:w="1957" w:type="dxa"/>
            <w:vAlign w:val="center"/>
          </w:tcPr>
          <w:p w14:paraId="7D2DF853" w14:textId="3AB33BCD"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Conclusions</w:t>
            </w:r>
          </w:p>
        </w:tc>
      </w:tr>
      <w:tr w:rsidR="00B66AB2" w:rsidRPr="00EF7A69" w14:paraId="3D2EC879" w14:textId="679C7D7D" w:rsidTr="00415A57">
        <w:trPr>
          <w:trHeight w:val="233"/>
        </w:trPr>
        <w:tc>
          <w:tcPr>
            <w:tcW w:w="993" w:type="dxa"/>
            <w:vAlign w:val="center"/>
          </w:tcPr>
          <w:p w14:paraId="18DB48CF" w14:textId="615C9AA9" w:rsidR="00B66AB2" w:rsidRPr="00EF7A69" w:rsidRDefault="00B66AB2" w:rsidP="00B66AB2">
            <w:pPr>
              <w:jc w:val="center"/>
              <w:rPr>
                <w:rFonts w:ascii="Trebuchet MS" w:hAnsi="Trebuchet MS" w:cs="Arial"/>
              </w:rPr>
            </w:pPr>
            <w:r w:rsidRPr="00EF7A69">
              <w:rPr>
                <w:rFonts w:ascii="Trebuchet MS" w:hAnsi="Trebuchet MS" w:cs="Arial"/>
              </w:rPr>
              <w:t>1</w:t>
            </w:r>
          </w:p>
        </w:tc>
        <w:tc>
          <w:tcPr>
            <w:tcW w:w="1559" w:type="dxa"/>
            <w:vAlign w:val="center"/>
          </w:tcPr>
          <w:p w14:paraId="1797FF6D" w14:textId="5607AEB5" w:rsidR="00B66AB2" w:rsidRPr="00EF7A69" w:rsidRDefault="00B66AB2" w:rsidP="00F03D1B">
            <w:pPr>
              <w:jc w:val="center"/>
              <w:rPr>
                <w:rFonts w:ascii="Trebuchet MS" w:eastAsia="Arial" w:hAnsi="Trebuchet MS" w:cs="Arial"/>
                <w:b/>
                <w:bCs/>
              </w:rPr>
            </w:pPr>
            <w:r w:rsidRPr="00EF7A69">
              <w:rPr>
                <w:rFonts w:ascii="Trebuchet MS" w:hAnsi="Trebuchet MS" w:cs="Calibri"/>
                <w:b/>
                <w:bCs/>
                <w:color w:val="000000"/>
              </w:rPr>
              <w:t>08-09-2025</w:t>
            </w:r>
          </w:p>
        </w:tc>
        <w:tc>
          <w:tcPr>
            <w:tcW w:w="1559" w:type="dxa"/>
            <w:vAlign w:val="center"/>
          </w:tcPr>
          <w:p w14:paraId="52027BCD" w14:textId="7FC64BFD" w:rsidR="00B66AB2" w:rsidRPr="00EF7A69" w:rsidRDefault="00B66AB2" w:rsidP="00F03D1B">
            <w:pPr>
              <w:rPr>
                <w:rFonts w:ascii="Trebuchet MS" w:eastAsia="Arial" w:hAnsi="Trebuchet MS" w:cs="Arial"/>
              </w:rPr>
            </w:pPr>
            <w:r w:rsidRPr="00EF7A69">
              <w:rPr>
                <w:rFonts w:ascii="Trebuchet MS" w:hAnsi="Trebuchet MS" w:cs="Calibri"/>
                <w:color w:val="000000"/>
              </w:rPr>
              <w:t>Priority and Strategic Alignment Meeting</w:t>
            </w:r>
          </w:p>
        </w:tc>
        <w:tc>
          <w:tcPr>
            <w:tcW w:w="1843" w:type="dxa"/>
            <w:vAlign w:val="center"/>
          </w:tcPr>
          <w:p w14:paraId="572DCC3F" w14:textId="755E1AE0" w:rsidR="00B66AB2" w:rsidRPr="00EF7A69" w:rsidRDefault="00B66AB2" w:rsidP="00F03D1B">
            <w:pPr>
              <w:rPr>
                <w:rFonts w:ascii="Trebuchet MS" w:eastAsia="Arial" w:hAnsi="Trebuchet MS" w:cs="Arial"/>
              </w:rPr>
            </w:pPr>
            <w:r w:rsidRPr="00EF7A69">
              <w:rPr>
                <w:rFonts w:ascii="Trebuchet MS" w:hAnsi="Trebuchet MS" w:cs="Calibri"/>
                <w:color w:val="000000"/>
              </w:rPr>
              <w:t>MD Maam, Niti Shrivastav (JMD), and staff</w:t>
            </w:r>
          </w:p>
        </w:tc>
        <w:tc>
          <w:tcPr>
            <w:tcW w:w="2268" w:type="dxa"/>
            <w:vAlign w:val="center"/>
          </w:tcPr>
          <w:p w14:paraId="42E04BA2" w14:textId="3639E7DB" w:rsidR="00B66AB2" w:rsidRPr="00EF7A69" w:rsidRDefault="00B66AB2" w:rsidP="00F03D1B">
            <w:pPr>
              <w:rPr>
                <w:rFonts w:ascii="Trebuchet MS" w:eastAsia="Arial" w:hAnsi="Trebuchet MS" w:cs="Arial"/>
              </w:rPr>
            </w:pPr>
            <w:r w:rsidRPr="00EF7A69">
              <w:rPr>
                <w:rFonts w:ascii="Trebuchet MS" w:hAnsi="Trebuchet MS" w:cs="Calibri"/>
                <w:color w:val="000000"/>
              </w:rPr>
              <w:t>Projects Discussed - Beneficiary Management System (BMS), Training Management System (TMS), PowerBI monitoring dashboard, Enterprise Sakhi Management System (EPSMS), E-Commerce Portal and Lakhpati Didi Management System (LDMS)</w:t>
            </w:r>
          </w:p>
        </w:tc>
        <w:tc>
          <w:tcPr>
            <w:tcW w:w="1957" w:type="dxa"/>
            <w:vAlign w:val="center"/>
          </w:tcPr>
          <w:p w14:paraId="79870FA1" w14:textId="6680865C" w:rsidR="00B66AB2" w:rsidRPr="00EF7A69" w:rsidRDefault="00B66AB2" w:rsidP="00F03D1B">
            <w:pPr>
              <w:rPr>
                <w:rFonts w:ascii="Trebuchet MS" w:eastAsia="Arial" w:hAnsi="Trebuchet MS" w:cs="Arial"/>
              </w:rPr>
            </w:pPr>
            <w:r w:rsidRPr="00EF7A69">
              <w:rPr>
                <w:rFonts w:ascii="Trebuchet MS" w:hAnsi="Trebuchet MS" w:cs="Calibri"/>
                <w:color w:val="000000"/>
              </w:rPr>
              <w:t>All stakeholders agreed to proceed with the mission first and NEED BASED approach.</w:t>
            </w:r>
          </w:p>
        </w:tc>
      </w:tr>
      <w:tr w:rsidR="00B66AB2" w:rsidRPr="00EF7A69" w14:paraId="71F48C82" w14:textId="4D6F90EB" w:rsidTr="00415A57">
        <w:trPr>
          <w:trHeight w:val="233"/>
        </w:trPr>
        <w:tc>
          <w:tcPr>
            <w:tcW w:w="993" w:type="dxa"/>
            <w:vAlign w:val="center"/>
          </w:tcPr>
          <w:p w14:paraId="2BADFF5E" w14:textId="5CAF1CED" w:rsidR="00B66AB2" w:rsidRPr="00EF7A69" w:rsidRDefault="00B66AB2" w:rsidP="00B66AB2">
            <w:pPr>
              <w:jc w:val="center"/>
              <w:rPr>
                <w:rFonts w:ascii="Trebuchet MS" w:hAnsi="Trebuchet MS" w:cs="Arial"/>
              </w:rPr>
            </w:pPr>
            <w:r w:rsidRPr="00EF7A69">
              <w:rPr>
                <w:rFonts w:ascii="Trebuchet MS" w:hAnsi="Trebuchet MS" w:cs="Arial"/>
              </w:rPr>
              <w:t>2</w:t>
            </w:r>
          </w:p>
        </w:tc>
        <w:tc>
          <w:tcPr>
            <w:tcW w:w="1559" w:type="dxa"/>
            <w:vAlign w:val="center"/>
          </w:tcPr>
          <w:p w14:paraId="4D2A7C6F" w14:textId="6BAF7466" w:rsidR="00B66AB2" w:rsidRPr="00EF7A69" w:rsidRDefault="00B66AB2" w:rsidP="00F03D1B">
            <w:pPr>
              <w:jc w:val="center"/>
              <w:rPr>
                <w:rFonts w:ascii="Trebuchet MS" w:eastAsia="Arial" w:hAnsi="Trebuchet MS" w:cs="Arial"/>
                <w:b/>
                <w:bCs/>
              </w:rPr>
            </w:pPr>
            <w:r w:rsidRPr="00EF7A69">
              <w:rPr>
                <w:rFonts w:ascii="Trebuchet MS" w:hAnsi="Trebuchet MS" w:cs="Calibri"/>
                <w:b/>
                <w:bCs/>
                <w:color w:val="000000"/>
              </w:rPr>
              <w:t>12-09-2025</w:t>
            </w:r>
          </w:p>
        </w:tc>
        <w:tc>
          <w:tcPr>
            <w:tcW w:w="1559" w:type="dxa"/>
            <w:vAlign w:val="center"/>
          </w:tcPr>
          <w:p w14:paraId="6EF2F063" w14:textId="45116C5C" w:rsidR="00B66AB2" w:rsidRPr="00EF7A69" w:rsidRDefault="00B66AB2" w:rsidP="00F03D1B">
            <w:pPr>
              <w:rPr>
                <w:rFonts w:ascii="Trebuchet MS" w:eastAsia="Arial" w:hAnsi="Trebuchet MS" w:cs="Arial"/>
              </w:rPr>
            </w:pPr>
            <w:r w:rsidRPr="00EF7A69">
              <w:rPr>
                <w:rFonts w:ascii="Trebuchet MS" w:hAnsi="Trebuchet MS" w:cs="Calibri"/>
                <w:color w:val="000000"/>
              </w:rPr>
              <w:t>Stakeholder Consultation Meeting</w:t>
            </w:r>
          </w:p>
        </w:tc>
        <w:tc>
          <w:tcPr>
            <w:tcW w:w="1843" w:type="dxa"/>
            <w:vAlign w:val="center"/>
          </w:tcPr>
          <w:p w14:paraId="38B794C4" w14:textId="4876D046" w:rsidR="00B66AB2" w:rsidRPr="00EF7A69" w:rsidRDefault="00B66AB2" w:rsidP="00F03D1B">
            <w:pPr>
              <w:rPr>
                <w:rFonts w:ascii="Trebuchet MS" w:eastAsia="Arial" w:hAnsi="Trebuchet MS" w:cs="Arial"/>
              </w:rPr>
            </w:pPr>
            <w:r w:rsidRPr="00EF7A69">
              <w:rPr>
                <w:rFonts w:ascii="Trebuchet MS" w:hAnsi="Trebuchet MS" w:cs="Calibri"/>
                <w:color w:val="000000"/>
              </w:rPr>
              <w:t>Janmejay Shukla (JMD), Niti Shrivastav (JMD), and staff</w:t>
            </w:r>
          </w:p>
        </w:tc>
        <w:tc>
          <w:tcPr>
            <w:tcW w:w="2268" w:type="dxa"/>
            <w:vAlign w:val="center"/>
          </w:tcPr>
          <w:p w14:paraId="09DDAF77" w14:textId="1120F8E1" w:rsidR="00B66AB2" w:rsidRPr="00EF7A69" w:rsidRDefault="00B66AB2" w:rsidP="00F03D1B">
            <w:pPr>
              <w:rPr>
                <w:rFonts w:ascii="Trebuchet MS" w:eastAsia="Arial" w:hAnsi="Trebuchet MS" w:cs="Arial"/>
              </w:rPr>
            </w:pPr>
            <w:r w:rsidRPr="00EF7A69">
              <w:rPr>
                <w:rFonts w:ascii="Trebuchet MS" w:hAnsi="Trebuchet MS" w:cs="Calibri"/>
                <w:color w:val="000000"/>
              </w:rPr>
              <w:t>Team shall submit Project Goals and Objectives Stakeholder and commitee Identification document and Escalanation Framework, and Communication Management Plan.</w:t>
            </w:r>
          </w:p>
        </w:tc>
        <w:tc>
          <w:tcPr>
            <w:tcW w:w="1957" w:type="dxa"/>
            <w:vAlign w:val="center"/>
          </w:tcPr>
          <w:p w14:paraId="4C1763E8" w14:textId="38F89559" w:rsidR="00B66AB2" w:rsidRPr="00EF7A69" w:rsidRDefault="00B66AB2" w:rsidP="00F03D1B">
            <w:pPr>
              <w:rPr>
                <w:rFonts w:ascii="Trebuchet MS" w:eastAsia="Arial" w:hAnsi="Trebuchet MS" w:cs="Arial"/>
              </w:rPr>
            </w:pPr>
            <w:r w:rsidRPr="00EF7A69">
              <w:rPr>
                <w:rFonts w:ascii="Trebuchet MS" w:hAnsi="Trebuchet MS" w:cs="Calibri"/>
                <w:color w:val="000000"/>
              </w:rPr>
              <w:t>Discussion and explanation on current process involved in key function modules.</w:t>
            </w:r>
          </w:p>
        </w:tc>
      </w:tr>
      <w:tr w:rsidR="00B66AB2" w:rsidRPr="00EF7A69" w14:paraId="1CA65005" w14:textId="3860A1A2" w:rsidTr="00415A57">
        <w:trPr>
          <w:trHeight w:val="466"/>
        </w:trPr>
        <w:tc>
          <w:tcPr>
            <w:tcW w:w="993" w:type="dxa"/>
            <w:vAlign w:val="center"/>
          </w:tcPr>
          <w:p w14:paraId="4EB1238A" w14:textId="1DB06BB8" w:rsidR="00B66AB2" w:rsidRPr="00EF7A69" w:rsidRDefault="00B66AB2" w:rsidP="00B66AB2">
            <w:pPr>
              <w:jc w:val="center"/>
              <w:rPr>
                <w:rFonts w:ascii="Trebuchet MS" w:hAnsi="Trebuchet MS" w:cs="Arial"/>
              </w:rPr>
            </w:pPr>
            <w:r w:rsidRPr="00EF7A69">
              <w:rPr>
                <w:rFonts w:ascii="Trebuchet MS" w:hAnsi="Trebuchet MS" w:cs="Arial"/>
              </w:rPr>
              <w:t>3</w:t>
            </w:r>
          </w:p>
        </w:tc>
        <w:tc>
          <w:tcPr>
            <w:tcW w:w="1559" w:type="dxa"/>
            <w:vAlign w:val="center"/>
          </w:tcPr>
          <w:p w14:paraId="7CAD3A66" w14:textId="3386475B" w:rsidR="00B66AB2" w:rsidRPr="00EF7A69" w:rsidRDefault="00B66AB2" w:rsidP="00F03D1B">
            <w:pPr>
              <w:jc w:val="center"/>
              <w:rPr>
                <w:rFonts w:ascii="Trebuchet MS" w:eastAsia="Arial" w:hAnsi="Trebuchet MS" w:cs="Arial"/>
                <w:b/>
                <w:bCs/>
              </w:rPr>
            </w:pPr>
            <w:r w:rsidRPr="00EF7A69">
              <w:rPr>
                <w:rFonts w:ascii="Trebuchet MS" w:hAnsi="Trebuchet MS" w:cs="Calibri"/>
                <w:b/>
                <w:bCs/>
                <w:color w:val="000000"/>
              </w:rPr>
              <w:t>15-09-2025</w:t>
            </w:r>
          </w:p>
        </w:tc>
        <w:tc>
          <w:tcPr>
            <w:tcW w:w="1559" w:type="dxa"/>
            <w:vAlign w:val="center"/>
          </w:tcPr>
          <w:p w14:paraId="1D0DBAF1" w14:textId="416C4799" w:rsidR="00B66AB2" w:rsidRPr="00EF7A69" w:rsidRDefault="00B66AB2" w:rsidP="00F03D1B">
            <w:pPr>
              <w:rPr>
                <w:rFonts w:ascii="Trebuchet MS" w:eastAsia="Arial" w:hAnsi="Trebuchet MS" w:cs="Arial"/>
              </w:rPr>
            </w:pPr>
            <w:r w:rsidRPr="00EF7A69">
              <w:rPr>
                <w:rFonts w:ascii="Trebuchet MS" w:hAnsi="Trebuchet MS" w:cs="Calibri"/>
                <w:color w:val="000000"/>
              </w:rPr>
              <w:t>Reiview of Project Goals and Objectives Stakeholder and commitee Identification document and Escalanatio</w:t>
            </w:r>
            <w:r w:rsidRPr="00EF7A69">
              <w:rPr>
                <w:rFonts w:ascii="Trebuchet MS" w:hAnsi="Trebuchet MS" w:cs="Calibri"/>
                <w:color w:val="000000"/>
              </w:rPr>
              <w:lastRenderedPageBreak/>
              <w:t>n Framework, and Communication Management Plan.</w:t>
            </w:r>
          </w:p>
        </w:tc>
        <w:tc>
          <w:tcPr>
            <w:tcW w:w="1843" w:type="dxa"/>
            <w:vAlign w:val="center"/>
          </w:tcPr>
          <w:p w14:paraId="3BE8EDA8" w14:textId="720394BE" w:rsidR="00B66AB2" w:rsidRPr="00EF7A69" w:rsidRDefault="00B66AB2" w:rsidP="00F03D1B">
            <w:pPr>
              <w:rPr>
                <w:rFonts w:ascii="Trebuchet MS" w:eastAsia="Arial" w:hAnsi="Trebuchet MS" w:cs="Arial"/>
              </w:rPr>
            </w:pPr>
            <w:r w:rsidRPr="00EF7A69">
              <w:rPr>
                <w:rFonts w:ascii="Trebuchet MS" w:hAnsi="Trebuchet MS" w:cs="Calibri"/>
                <w:color w:val="000000"/>
              </w:rPr>
              <w:lastRenderedPageBreak/>
              <w:t>Janmejay Shukla (JMD), Niti Shrivastav (JMD), and staff</w:t>
            </w:r>
          </w:p>
        </w:tc>
        <w:tc>
          <w:tcPr>
            <w:tcW w:w="2268" w:type="dxa"/>
            <w:vAlign w:val="center"/>
          </w:tcPr>
          <w:p w14:paraId="7A26441A" w14:textId="0E6E26E7" w:rsidR="00B66AB2" w:rsidRPr="00EF7A69" w:rsidRDefault="00B66AB2" w:rsidP="00F03D1B">
            <w:pPr>
              <w:rPr>
                <w:rFonts w:ascii="Trebuchet MS" w:eastAsia="Arial" w:hAnsi="Trebuchet MS" w:cs="Arial"/>
              </w:rPr>
            </w:pPr>
            <w:r w:rsidRPr="00EF7A69">
              <w:rPr>
                <w:rFonts w:ascii="Trebuchet MS" w:hAnsi="Trebuchet MS" w:cs="Calibri"/>
                <w:color w:val="000000"/>
              </w:rPr>
              <w:t>Team may proceed in accordance with the approved documents, and maintain continuous coordination with Mission Stakeholders.</w:t>
            </w:r>
          </w:p>
        </w:tc>
        <w:tc>
          <w:tcPr>
            <w:tcW w:w="1957" w:type="dxa"/>
            <w:vAlign w:val="center"/>
          </w:tcPr>
          <w:p w14:paraId="6E25A255" w14:textId="32D7125B" w:rsidR="00B66AB2" w:rsidRPr="00EF7A69" w:rsidRDefault="00B66AB2" w:rsidP="00F03D1B">
            <w:pPr>
              <w:rPr>
                <w:rFonts w:ascii="Trebuchet MS" w:eastAsia="Arial" w:hAnsi="Trebuchet MS" w:cs="Arial"/>
              </w:rPr>
            </w:pPr>
            <w:r w:rsidRPr="00EF7A69">
              <w:rPr>
                <w:rFonts w:ascii="Trebuchet MS" w:hAnsi="Trebuchet MS" w:cs="Calibri"/>
                <w:color w:val="000000"/>
              </w:rPr>
              <w:t>Confirmation of approval of all submitted documents.</w:t>
            </w:r>
          </w:p>
        </w:tc>
      </w:tr>
      <w:tr w:rsidR="00B66AB2" w:rsidRPr="00EF7A69" w14:paraId="08C19C9B" w14:textId="34D198F5" w:rsidTr="00415A57">
        <w:trPr>
          <w:trHeight w:val="233"/>
        </w:trPr>
        <w:tc>
          <w:tcPr>
            <w:tcW w:w="993" w:type="dxa"/>
            <w:vAlign w:val="center"/>
          </w:tcPr>
          <w:p w14:paraId="6F378811" w14:textId="5A3F22D1" w:rsidR="00B66AB2" w:rsidRPr="00EF7A69" w:rsidRDefault="00B66AB2" w:rsidP="00B66AB2">
            <w:pPr>
              <w:jc w:val="center"/>
              <w:rPr>
                <w:rFonts w:ascii="Trebuchet MS" w:hAnsi="Trebuchet MS" w:cs="Arial"/>
              </w:rPr>
            </w:pPr>
            <w:r w:rsidRPr="00EF7A69">
              <w:rPr>
                <w:rFonts w:ascii="Trebuchet MS" w:hAnsi="Trebuchet MS" w:cs="Arial"/>
              </w:rPr>
              <w:t>4</w:t>
            </w:r>
          </w:p>
        </w:tc>
        <w:tc>
          <w:tcPr>
            <w:tcW w:w="1559" w:type="dxa"/>
            <w:vAlign w:val="center"/>
          </w:tcPr>
          <w:p w14:paraId="0A0C701D" w14:textId="7FE80DDD" w:rsidR="00B66AB2" w:rsidRPr="00EF7A69" w:rsidRDefault="00B66AB2" w:rsidP="00F03D1B">
            <w:pPr>
              <w:jc w:val="center"/>
              <w:rPr>
                <w:rFonts w:ascii="Trebuchet MS" w:eastAsia="Arial" w:hAnsi="Trebuchet MS" w:cs="Arial"/>
                <w:b/>
                <w:bCs/>
                <w:color w:val="000000" w:themeColor="text1"/>
              </w:rPr>
            </w:pPr>
            <w:r w:rsidRPr="00EF7A69">
              <w:rPr>
                <w:rFonts w:ascii="Trebuchet MS" w:hAnsi="Trebuchet MS" w:cs="Calibri"/>
                <w:b/>
                <w:bCs/>
                <w:color w:val="000000"/>
              </w:rPr>
              <w:t>17-09-2025</w:t>
            </w:r>
          </w:p>
        </w:tc>
        <w:tc>
          <w:tcPr>
            <w:tcW w:w="1559" w:type="dxa"/>
            <w:vAlign w:val="center"/>
          </w:tcPr>
          <w:p w14:paraId="739B0D32" w14:textId="0468CB34"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Information gathering review and additional information gathering meeting</w:t>
            </w:r>
          </w:p>
        </w:tc>
        <w:tc>
          <w:tcPr>
            <w:tcW w:w="1843" w:type="dxa"/>
            <w:vAlign w:val="center"/>
          </w:tcPr>
          <w:p w14:paraId="71E2B27D" w14:textId="43483D5E"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MD Maam, Janmejay Shukla (JMD), Niti Shrivastav (JMD), and staff</w:t>
            </w:r>
          </w:p>
        </w:tc>
        <w:tc>
          <w:tcPr>
            <w:tcW w:w="2268" w:type="dxa"/>
            <w:vAlign w:val="center"/>
          </w:tcPr>
          <w:p w14:paraId="536FCA8A" w14:textId="456710D2"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Presented As-Is(version 1) reports for related modules need to be presented again with additional information incorporated. The Development of E-Commerce Platform is to be continued by GDI Team.</w:t>
            </w:r>
          </w:p>
        </w:tc>
        <w:tc>
          <w:tcPr>
            <w:tcW w:w="1957" w:type="dxa"/>
            <w:vAlign w:val="center"/>
          </w:tcPr>
          <w:p w14:paraId="67E5AF11" w14:textId="1DFD21AE"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Additional information was recorded and As-Is(version 1) was reviewed.</w:t>
            </w:r>
          </w:p>
        </w:tc>
      </w:tr>
      <w:tr w:rsidR="00B66AB2" w:rsidRPr="00EF7A69" w14:paraId="12322160" w14:textId="77777777" w:rsidTr="00415A57">
        <w:trPr>
          <w:trHeight w:val="233"/>
        </w:trPr>
        <w:tc>
          <w:tcPr>
            <w:tcW w:w="993" w:type="dxa"/>
            <w:vAlign w:val="center"/>
          </w:tcPr>
          <w:p w14:paraId="1ABB77E6" w14:textId="28371141" w:rsidR="00B66AB2" w:rsidRPr="00EF7A69" w:rsidRDefault="00B66AB2" w:rsidP="00B66AB2">
            <w:pPr>
              <w:jc w:val="center"/>
              <w:rPr>
                <w:rFonts w:ascii="Trebuchet MS" w:hAnsi="Trebuchet MS" w:cs="Arial"/>
              </w:rPr>
            </w:pPr>
            <w:r w:rsidRPr="00EF7A69">
              <w:rPr>
                <w:rFonts w:ascii="Trebuchet MS" w:hAnsi="Trebuchet MS" w:cs="Arial"/>
              </w:rPr>
              <w:t>5</w:t>
            </w:r>
          </w:p>
        </w:tc>
        <w:tc>
          <w:tcPr>
            <w:tcW w:w="1559" w:type="dxa"/>
            <w:vAlign w:val="center"/>
          </w:tcPr>
          <w:p w14:paraId="24F36EE0" w14:textId="1301DE70" w:rsidR="00B66AB2" w:rsidRPr="00EF7A69" w:rsidRDefault="00B66AB2" w:rsidP="00F03D1B">
            <w:pPr>
              <w:jc w:val="center"/>
              <w:rPr>
                <w:rFonts w:ascii="Trebuchet MS" w:eastAsia="Arial" w:hAnsi="Trebuchet MS" w:cs="Arial"/>
                <w:b/>
                <w:bCs/>
                <w:color w:val="000000" w:themeColor="text1"/>
              </w:rPr>
            </w:pPr>
            <w:r w:rsidRPr="00EF7A69">
              <w:rPr>
                <w:rFonts w:ascii="Trebuchet MS" w:hAnsi="Trebuchet MS" w:cs="Calibri"/>
                <w:b/>
                <w:bCs/>
                <w:color w:val="000000"/>
              </w:rPr>
              <w:t>20-09-2025</w:t>
            </w:r>
          </w:p>
        </w:tc>
        <w:tc>
          <w:tcPr>
            <w:tcW w:w="1559" w:type="dxa"/>
            <w:vAlign w:val="center"/>
          </w:tcPr>
          <w:p w14:paraId="29F14352" w14:textId="7CFAF409"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Submission of revised information gathering and As-Is</w:t>
            </w:r>
            <w:r w:rsidR="004B26D9" w:rsidRPr="00EF7A69">
              <w:rPr>
                <w:rFonts w:ascii="Trebuchet MS" w:hAnsi="Trebuchet MS" w:cs="Calibri"/>
                <w:color w:val="000000"/>
              </w:rPr>
              <w:t xml:space="preserve"> </w:t>
            </w:r>
            <w:r w:rsidRPr="00EF7A69">
              <w:rPr>
                <w:rFonts w:ascii="Trebuchet MS" w:hAnsi="Trebuchet MS" w:cs="Calibri"/>
                <w:color w:val="000000"/>
              </w:rPr>
              <w:t>(Version 2) report for related modules</w:t>
            </w:r>
          </w:p>
        </w:tc>
        <w:tc>
          <w:tcPr>
            <w:tcW w:w="1843" w:type="dxa"/>
            <w:vAlign w:val="center"/>
          </w:tcPr>
          <w:p w14:paraId="27B06041" w14:textId="4831CD07"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Janmejay Shukla (JMD), Niti Shrivastav (JMD), and staff</w:t>
            </w:r>
          </w:p>
        </w:tc>
        <w:tc>
          <w:tcPr>
            <w:tcW w:w="2268" w:type="dxa"/>
            <w:vAlign w:val="center"/>
          </w:tcPr>
          <w:p w14:paraId="346971AF" w14:textId="3993666D"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Presented As-Is(version 2) reports for related modules, schedule next review meeting for FRS presentation of all modules. The FRS of Power BI Dashboard Module shall be kept on hold as the official handover sessions need to be scheduled by the GDI MIS team</w:t>
            </w:r>
          </w:p>
        </w:tc>
        <w:tc>
          <w:tcPr>
            <w:tcW w:w="1957" w:type="dxa"/>
            <w:vAlign w:val="center"/>
          </w:tcPr>
          <w:p w14:paraId="4C3B18C5" w14:textId="4270F8C0" w:rsidR="00B66AB2" w:rsidRPr="00EF7A69" w:rsidRDefault="00B66AB2" w:rsidP="00F03D1B">
            <w:pPr>
              <w:rPr>
                <w:rFonts w:ascii="Trebuchet MS" w:eastAsia="Arial" w:hAnsi="Trebuchet MS" w:cs="Arial"/>
                <w:color w:val="000000" w:themeColor="text1"/>
              </w:rPr>
            </w:pPr>
            <w:r w:rsidRPr="00EF7A69">
              <w:rPr>
                <w:rFonts w:ascii="Trebuchet MS" w:hAnsi="Trebuchet MS" w:cs="Calibri"/>
                <w:color w:val="000000"/>
              </w:rPr>
              <w:t>Confirmation of approval of all submitted As-Is documents</w:t>
            </w:r>
            <w:r w:rsidR="004B26D9" w:rsidRPr="00EF7A69">
              <w:rPr>
                <w:rFonts w:ascii="Trebuchet MS" w:hAnsi="Trebuchet MS" w:cs="Calibri"/>
                <w:color w:val="000000"/>
              </w:rPr>
              <w:t xml:space="preserve"> </w:t>
            </w:r>
            <w:r w:rsidRPr="00EF7A69">
              <w:rPr>
                <w:rFonts w:ascii="Trebuchet MS" w:hAnsi="Trebuchet MS" w:cs="Calibri"/>
                <w:color w:val="000000"/>
              </w:rPr>
              <w:t>(Version 2) of all related modules.</w:t>
            </w:r>
          </w:p>
        </w:tc>
      </w:tr>
    </w:tbl>
    <w:p w14:paraId="76E2F26B" w14:textId="77777777" w:rsidR="00020FD3" w:rsidRPr="00EF7A69" w:rsidRDefault="00020FD3">
      <w:pPr>
        <w:rPr>
          <w:rFonts w:ascii="Trebuchet MS" w:hAnsi="Trebuchet MS"/>
        </w:rPr>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95"/>
        <w:gridCol w:w="1135"/>
        <w:gridCol w:w="1460"/>
        <w:gridCol w:w="1337"/>
        <w:gridCol w:w="1537"/>
        <w:gridCol w:w="1275"/>
        <w:gridCol w:w="1548"/>
      </w:tblGrid>
      <w:tr w:rsidR="009E25B9" w:rsidRPr="00EF7A69" w14:paraId="46D2DC3B" w14:textId="77777777" w:rsidTr="00093C15">
        <w:trPr>
          <w:trHeight w:val="290"/>
          <w:tblHeader/>
        </w:trPr>
        <w:tc>
          <w:tcPr>
            <w:tcW w:w="5846" w:type="dxa"/>
            <w:gridSpan w:val="5"/>
            <w:vAlign w:val="center"/>
            <w:hideMark/>
          </w:tcPr>
          <w:p w14:paraId="37214B1E" w14:textId="77777777" w:rsidR="009E25B9" w:rsidRPr="00EF7A69" w:rsidRDefault="009E25B9" w:rsidP="002C40DF">
            <w:pPr>
              <w:spacing w:after="0" w:line="240" w:lineRule="auto"/>
              <w:rPr>
                <w:rFonts w:ascii="Trebuchet MS" w:eastAsia="Times New Roman" w:hAnsi="Trebuchet MS" w:cs="Arial"/>
                <w:b/>
                <w:bCs/>
                <w:color w:val="000000"/>
                <w:kern w:val="0"/>
                <w:sz w:val="32"/>
                <w:szCs w:val="32"/>
                <w:lang w:eastAsia="en-IN" w:bidi="hi-IN"/>
                <w14:ligatures w14:val="none"/>
              </w:rPr>
            </w:pPr>
            <w:r w:rsidRPr="00EF7A69">
              <w:rPr>
                <w:rFonts w:ascii="Trebuchet MS" w:eastAsia="Times New Roman" w:hAnsi="Trebuchet MS" w:cs="Arial"/>
                <w:b/>
                <w:bCs/>
                <w:color w:val="000000"/>
                <w:kern w:val="0"/>
                <w:sz w:val="32"/>
                <w:szCs w:val="32"/>
                <w:lang w:eastAsia="en-IN" w:bidi="hi-IN"/>
                <w14:ligatures w14:val="none"/>
              </w:rPr>
              <w:t>Attendance Sheet</w:t>
            </w:r>
          </w:p>
          <w:p w14:paraId="5DBAD277" w14:textId="7B60D315" w:rsidR="009E25B9" w:rsidRPr="00EF7A69" w:rsidRDefault="009E25B9" w:rsidP="002C40DF">
            <w:pPr>
              <w:spacing w:after="0" w:line="240" w:lineRule="auto"/>
              <w:rPr>
                <w:rFonts w:ascii="Trebuchet MS" w:eastAsia="Times New Roman" w:hAnsi="Trebuchet MS" w:cs="Arial"/>
                <w:b/>
                <w:bCs/>
                <w:color w:val="000000"/>
                <w:kern w:val="0"/>
                <w:sz w:val="32"/>
                <w:szCs w:val="32"/>
                <w:lang w:eastAsia="en-IN" w:bidi="hi-IN"/>
                <w14:ligatures w14:val="none"/>
              </w:rPr>
            </w:pPr>
          </w:p>
          <w:p w14:paraId="72EFAA81" w14:textId="4C8ECE41" w:rsidR="009E25B9" w:rsidRPr="00EF7A69" w:rsidRDefault="009E25B9" w:rsidP="002C40DF">
            <w:pPr>
              <w:spacing w:after="0" w:line="240" w:lineRule="auto"/>
              <w:rPr>
                <w:rFonts w:ascii="Trebuchet MS" w:eastAsia="Times New Roman" w:hAnsi="Trebuchet MS" w:cs="Arial"/>
                <w:b/>
                <w:bCs/>
                <w:color w:val="000000"/>
                <w:kern w:val="0"/>
                <w:sz w:val="32"/>
                <w:szCs w:val="32"/>
                <w:lang w:eastAsia="en-IN" w:bidi="hi-IN"/>
                <w14:ligatures w14:val="none"/>
              </w:rPr>
            </w:pPr>
          </w:p>
        </w:tc>
        <w:tc>
          <w:tcPr>
            <w:tcW w:w="4360" w:type="dxa"/>
            <w:gridSpan w:val="3"/>
            <w:vAlign w:val="center"/>
            <w:hideMark/>
          </w:tcPr>
          <w:p w14:paraId="6F6D1531" w14:textId="77777777" w:rsidR="009E25B9" w:rsidRPr="00EF7A69" w:rsidRDefault="009E25B9" w:rsidP="002C40DF">
            <w:pPr>
              <w:spacing w:after="0" w:line="240" w:lineRule="auto"/>
              <w:rPr>
                <w:rFonts w:ascii="Trebuchet MS" w:eastAsia="Times New Roman" w:hAnsi="Trebuchet MS" w:cs="Arial"/>
                <w:b/>
                <w:bCs/>
                <w:color w:val="000000"/>
                <w:kern w:val="0"/>
                <w:sz w:val="32"/>
                <w:szCs w:val="32"/>
                <w:lang w:eastAsia="en-IN" w:bidi="hi-IN"/>
                <w14:ligatures w14:val="none"/>
              </w:rPr>
            </w:pPr>
            <w:r w:rsidRPr="00EF7A69">
              <w:rPr>
                <w:rFonts w:ascii="Trebuchet MS" w:eastAsia="Times New Roman" w:hAnsi="Trebuchet MS" w:cs="Arial"/>
                <w:b/>
                <w:bCs/>
                <w:color w:val="000000"/>
                <w:kern w:val="0"/>
                <w:sz w:val="32"/>
                <w:szCs w:val="32"/>
                <w:lang w:eastAsia="en-IN" w:bidi="hi-IN"/>
                <w14:ligatures w14:val="none"/>
              </w:rPr>
              <w:t>Sep-25</w:t>
            </w:r>
          </w:p>
        </w:tc>
      </w:tr>
      <w:tr w:rsidR="00D307F7" w:rsidRPr="00EF7A69" w14:paraId="026FB169" w14:textId="77777777" w:rsidTr="00EF7A69">
        <w:trPr>
          <w:trHeight w:val="580"/>
          <w:tblHeader/>
        </w:trPr>
        <w:tc>
          <w:tcPr>
            <w:tcW w:w="1219" w:type="dxa"/>
            <w:vAlign w:val="center"/>
            <w:hideMark/>
          </w:tcPr>
          <w:p w14:paraId="22579EC6" w14:textId="77777777" w:rsidR="00D307F7" w:rsidRPr="00EF7A69" w:rsidRDefault="00D307F7" w:rsidP="000851EC">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Date</w:t>
            </w:r>
          </w:p>
        </w:tc>
        <w:tc>
          <w:tcPr>
            <w:tcW w:w="695" w:type="dxa"/>
            <w:vAlign w:val="center"/>
            <w:hideMark/>
          </w:tcPr>
          <w:p w14:paraId="1672D585" w14:textId="77777777" w:rsidR="00D307F7" w:rsidRPr="00EF7A69" w:rsidRDefault="00D307F7" w:rsidP="000851EC">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Day</w:t>
            </w:r>
          </w:p>
        </w:tc>
        <w:tc>
          <w:tcPr>
            <w:tcW w:w="1135" w:type="dxa"/>
            <w:vAlign w:val="center"/>
            <w:hideMark/>
          </w:tcPr>
          <w:p w14:paraId="4E75FCA6" w14:textId="77777777" w:rsidR="00D307F7" w:rsidRPr="00EF7A69" w:rsidRDefault="00D307F7" w:rsidP="000851EC">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Sachin Kumar</w:t>
            </w:r>
          </w:p>
        </w:tc>
        <w:tc>
          <w:tcPr>
            <w:tcW w:w="1460" w:type="dxa"/>
            <w:noWrap/>
            <w:vAlign w:val="center"/>
            <w:hideMark/>
          </w:tcPr>
          <w:p w14:paraId="1F6A4206" w14:textId="77777777" w:rsidR="00D307F7" w:rsidRPr="00EF7A69" w:rsidRDefault="00D307F7" w:rsidP="000851EC">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Akash Tiwari</w:t>
            </w:r>
          </w:p>
        </w:tc>
        <w:tc>
          <w:tcPr>
            <w:tcW w:w="1337" w:type="dxa"/>
            <w:vAlign w:val="center"/>
            <w:hideMark/>
          </w:tcPr>
          <w:p w14:paraId="4A73B23A" w14:textId="77777777" w:rsidR="00D307F7" w:rsidRPr="00EF7A69" w:rsidRDefault="00D307F7" w:rsidP="000851EC">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Pallavee Singh</w:t>
            </w:r>
          </w:p>
        </w:tc>
        <w:tc>
          <w:tcPr>
            <w:tcW w:w="1537" w:type="dxa"/>
            <w:vAlign w:val="center"/>
            <w:hideMark/>
          </w:tcPr>
          <w:p w14:paraId="538930F0" w14:textId="77777777" w:rsidR="00D307F7" w:rsidRPr="00EF7A69" w:rsidRDefault="00D307F7" w:rsidP="000851EC">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Ayush M Srivastava</w:t>
            </w:r>
          </w:p>
        </w:tc>
        <w:tc>
          <w:tcPr>
            <w:tcW w:w="1275" w:type="dxa"/>
            <w:vAlign w:val="center"/>
            <w:hideMark/>
          </w:tcPr>
          <w:p w14:paraId="5127472B" w14:textId="77777777" w:rsidR="00D307F7" w:rsidRPr="00EF7A69" w:rsidRDefault="00D307F7" w:rsidP="000851EC">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Shilpi Raizada</w:t>
            </w:r>
          </w:p>
        </w:tc>
        <w:tc>
          <w:tcPr>
            <w:tcW w:w="1548" w:type="dxa"/>
            <w:vAlign w:val="center"/>
            <w:hideMark/>
          </w:tcPr>
          <w:p w14:paraId="6AE2309C" w14:textId="77777777" w:rsidR="00D307F7" w:rsidRPr="00EF7A69" w:rsidRDefault="00D307F7" w:rsidP="000851EC">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Harpriya Sharma</w:t>
            </w:r>
          </w:p>
        </w:tc>
      </w:tr>
      <w:tr w:rsidR="004A3F69" w:rsidRPr="00EF7A69" w14:paraId="28A106F7" w14:textId="77777777" w:rsidTr="00EF7A69">
        <w:trPr>
          <w:trHeight w:val="290"/>
        </w:trPr>
        <w:tc>
          <w:tcPr>
            <w:tcW w:w="1219" w:type="dxa"/>
            <w:hideMark/>
          </w:tcPr>
          <w:p w14:paraId="11F5A971" w14:textId="487D594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08-09-25</w:t>
            </w:r>
          </w:p>
        </w:tc>
        <w:tc>
          <w:tcPr>
            <w:tcW w:w="695" w:type="dxa"/>
            <w:hideMark/>
          </w:tcPr>
          <w:p w14:paraId="1872128C" w14:textId="462E3E2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6B3E3BB4" w14:textId="40B8EA1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D856718" w14:textId="39A0A27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11D0E38E" w14:textId="21596D0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5B67E47" w14:textId="05D3919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5172C68" w14:textId="3560E38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350F579E" w14:textId="04793F93"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6FF88769" w14:textId="77777777" w:rsidTr="00EF7A69">
        <w:trPr>
          <w:trHeight w:val="290"/>
        </w:trPr>
        <w:tc>
          <w:tcPr>
            <w:tcW w:w="1219" w:type="dxa"/>
            <w:hideMark/>
          </w:tcPr>
          <w:p w14:paraId="4494FEE8" w14:textId="29077B4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09-09-25</w:t>
            </w:r>
          </w:p>
        </w:tc>
        <w:tc>
          <w:tcPr>
            <w:tcW w:w="695" w:type="dxa"/>
            <w:hideMark/>
          </w:tcPr>
          <w:p w14:paraId="2303E792" w14:textId="01E450F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67D784FC" w14:textId="26798E4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215932F" w14:textId="4C2D1F7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0BC5189" w14:textId="5E7DB74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7390B7FA" w14:textId="2B58ED2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1EEEF67" w14:textId="2D0E332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6630661" w14:textId="2803F7D6"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28CAAF1D" w14:textId="77777777" w:rsidTr="00EF7A69">
        <w:trPr>
          <w:trHeight w:val="290"/>
        </w:trPr>
        <w:tc>
          <w:tcPr>
            <w:tcW w:w="1219" w:type="dxa"/>
            <w:hideMark/>
          </w:tcPr>
          <w:p w14:paraId="2C6FAE9F" w14:textId="38A15D5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10-09-25</w:t>
            </w:r>
          </w:p>
        </w:tc>
        <w:tc>
          <w:tcPr>
            <w:tcW w:w="695" w:type="dxa"/>
            <w:hideMark/>
          </w:tcPr>
          <w:p w14:paraId="538ADDC1" w14:textId="5492E1D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116A26B5" w14:textId="466CB83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05BAF51" w14:textId="51643D9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8618DCB" w14:textId="4DB7B62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618976A4" w14:textId="02A3DB3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71995FDF" w14:textId="2CF8FB45"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23FFD63D" w14:textId="4768D165"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47B0FB2F" w14:textId="77777777" w:rsidTr="00EF7A69">
        <w:trPr>
          <w:trHeight w:val="290"/>
        </w:trPr>
        <w:tc>
          <w:tcPr>
            <w:tcW w:w="1219" w:type="dxa"/>
            <w:hideMark/>
          </w:tcPr>
          <w:p w14:paraId="02ACB3EC" w14:textId="3F3856A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11-09-25</w:t>
            </w:r>
          </w:p>
        </w:tc>
        <w:tc>
          <w:tcPr>
            <w:tcW w:w="695" w:type="dxa"/>
            <w:hideMark/>
          </w:tcPr>
          <w:p w14:paraId="367F03AE" w14:textId="1F493AE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hideMark/>
          </w:tcPr>
          <w:p w14:paraId="41BD04BA" w14:textId="7FF924C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0B6B2E3D" w14:textId="432FB99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9D98565" w14:textId="6846CCC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8DF461E" w14:textId="01CEA1D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489198E2" w14:textId="460C7F1A"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4A2E17B" w14:textId="6503343E"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28B01DA8" w14:textId="77777777" w:rsidTr="00EF7A69">
        <w:trPr>
          <w:trHeight w:val="290"/>
        </w:trPr>
        <w:tc>
          <w:tcPr>
            <w:tcW w:w="1219" w:type="dxa"/>
            <w:hideMark/>
          </w:tcPr>
          <w:p w14:paraId="6BA10932" w14:textId="4591B3B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12-09-25</w:t>
            </w:r>
          </w:p>
        </w:tc>
        <w:tc>
          <w:tcPr>
            <w:tcW w:w="695" w:type="dxa"/>
            <w:hideMark/>
          </w:tcPr>
          <w:p w14:paraId="1BEABC2D" w14:textId="529F8D6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1741CB50" w14:textId="39F7695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221820B" w14:textId="241071F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6A86D2DC" w14:textId="4977A0B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51542D38" w14:textId="38BC99E5"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25579B61" w14:textId="6ACCCDE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2CF0B081" w14:textId="7560AD3B"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03556DCE" w14:textId="77777777" w:rsidTr="00EF7A69">
        <w:trPr>
          <w:trHeight w:val="290"/>
        </w:trPr>
        <w:tc>
          <w:tcPr>
            <w:tcW w:w="1219" w:type="dxa"/>
            <w:hideMark/>
          </w:tcPr>
          <w:p w14:paraId="076E72E0" w14:textId="62E83ED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lastRenderedPageBreak/>
              <w:t>13-09-25</w:t>
            </w:r>
          </w:p>
        </w:tc>
        <w:tc>
          <w:tcPr>
            <w:tcW w:w="695" w:type="dxa"/>
            <w:hideMark/>
          </w:tcPr>
          <w:p w14:paraId="3339C1BC" w14:textId="7EBB604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49CA1247" w14:textId="484F350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682C047C" w14:textId="5A029AF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BB4E8F4" w14:textId="64E4168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6659C5A9" w14:textId="467AB376"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D00C953" w14:textId="77A7BC0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2384254" w14:textId="0056AF44"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72E9BB4D" w14:textId="77777777" w:rsidTr="00EF7A69">
        <w:trPr>
          <w:trHeight w:val="290"/>
        </w:trPr>
        <w:tc>
          <w:tcPr>
            <w:tcW w:w="1219" w:type="dxa"/>
            <w:hideMark/>
          </w:tcPr>
          <w:p w14:paraId="7F6230C7" w14:textId="56E6492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14-09-25</w:t>
            </w:r>
          </w:p>
        </w:tc>
        <w:tc>
          <w:tcPr>
            <w:tcW w:w="695" w:type="dxa"/>
            <w:hideMark/>
          </w:tcPr>
          <w:p w14:paraId="74F6444B" w14:textId="4DBB412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26A6E7B6" w14:textId="719B5E4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6C13EB56" w14:textId="0E13788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53382140" w14:textId="5A3364E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noWrap/>
            <w:vAlign w:val="center"/>
            <w:hideMark/>
          </w:tcPr>
          <w:p w14:paraId="2B607A61" w14:textId="66F1DB21"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2F43A4D2" w14:textId="5E3C3E6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5116CE00" w14:textId="013A8D15"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4A3F69" w:rsidRPr="00EF7A69" w14:paraId="128ABA52" w14:textId="77777777" w:rsidTr="00EF7A69">
        <w:trPr>
          <w:trHeight w:val="290"/>
        </w:trPr>
        <w:tc>
          <w:tcPr>
            <w:tcW w:w="1219" w:type="dxa"/>
            <w:hideMark/>
          </w:tcPr>
          <w:p w14:paraId="0BC368FE" w14:textId="2A534A8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15-09-25</w:t>
            </w:r>
          </w:p>
        </w:tc>
        <w:tc>
          <w:tcPr>
            <w:tcW w:w="695" w:type="dxa"/>
            <w:hideMark/>
          </w:tcPr>
          <w:p w14:paraId="629FA107" w14:textId="6542442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20F171B2" w14:textId="7FA5ADA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69A37F92" w14:textId="11948DB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061EFF0" w14:textId="196B289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083E933F" w14:textId="7FAF4403"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3A38F2F" w14:textId="51334AA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4B8D9DD" w14:textId="11CCCAFB"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48F93105" w14:textId="77777777" w:rsidTr="00EF7A69">
        <w:trPr>
          <w:trHeight w:val="290"/>
        </w:trPr>
        <w:tc>
          <w:tcPr>
            <w:tcW w:w="1219" w:type="dxa"/>
            <w:hideMark/>
          </w:tcPr>
          <w:p w14:paraId="6F1A96C1" w14:textId="4B7A1E7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16-09-25</w:t>
            </w:r>
          </w:p>
        </w:tc>
        <w:tc>
          <w:tcPr>
            <w:tcW w:w="695" w:type="dxa"/>
            <w:hideMark/>
          </w:tcPr>
          <w:p w14:paraId="6A166871" w14:textId="7EAD4E0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78B19A7A" w14:textId="580E2E7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0803BF2" w14:textId="011373B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6288960B" w14:textId="186CF44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2CF109C0" w14:textId="2DA286EB"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60FD7DA" w14:textId="686C79D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8D89C84" w14:textId="2E5E425E"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6F50223D" w14:textId="77777777" w:rsidTr="00EF7A69">
        <w:trPr>
          <w:trHeight w:val="290"/>
        </w:trPr>
        <w:tc>
          <w:tcPr>
            <w:tcW w:w="1219" w:type="dxa"/>
            <w:hideMark/>
          </w:tcPr>
          <w:p w14:paraId="1ADA6815" w14:textId="4AAF9C1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17-09-25</w:t>
            </w:r>
          </w:p>
        </w:tc>
        <w:tc>
          <w:tcPr>
            <w:tcW w:w="695" w:type="dxa"/>
            <w:hideMark/>
          </w:tcPr>
          <w:p w14:paraId="47D7AA3F" w14:textId="721A136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37AB0AB4" w14:textId="2C0130D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7C670BC" w14:textId="4C0C79C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52DFB1DD" w14:textId="05A1345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6AB755C2" w14:textId="743BC0B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661D197" w14:textId="44808CE2"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1B246BA" w14:textId="0BC616F2"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5CD13B38" w14:textId="77777777" w:rsidTr="00EF7A69">
        <w:trPr>
          <w:trHeight w:val="290"/>
        </w:trPr>
        <w:tc>
          <w:tcPr>
            <w:tcW w:w="1219" w:type="dxa"/>
            <w:hideMark/>
          </w:tcPr>
          <w:p w14:paraId="703E61BD" w14:textId="3799F10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18-09-25</w:t>
            </w:r>
          </w:p>
        </w:tc>
        <w:tc>
          <w:tcPr>
            <w:tcW w:w="695" w:type="dxa"/>
            <w:hideMark/>
          </w:tcPr>
          <w:p w14:paraId="243878F0" w14:textId="42D195B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hideMark/>
          </w:tcPr>
          <w:p w14:paraId="25844A9C" w14:textId="2849240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F2EF7B8" w14:textId="5EBCC7C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27E23EC3" w14:textId="1982C9A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D8E8E6A" w14:textId="03A4951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0FA4E9A" w14:textId="4B526AEA"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2DA63879" w14:textId="29E9B6C6" w:rsidR="004A3F69" w:rsidRPr="00EF7A69" w:rsidRDefault="004A3F69" w:rsidP="004A3F69">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3AADDBCC" w14:textId="77777777" w:rsidTr="00EF7A69">
        <w:trPr>
          <w:trHeight w:val="290"/>
        </w:trPr>
        <w:tc>
          <w:tcPr>
            <w:tcW w:w="1219" w:type="dxa"/>
            <w:hideMark/>
          </w:tcPr>
          <w:p w14:paraId="61D9B533" w14:textId="7276B5C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19-09-25</w:t>
            </w:r>
          </w:p>
        </w:tc>
        <w:tc>
          <w:tcPr>
            <w:tcW w:w="695" w:type="dxa"/>
            <w:hideMark/>
          </w:tcPr>
          <w:p w14:paraId="780947E8" w14:textId="0C0CE47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17187C14" w14:textId="04898D2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15CDB37" w14:textId="7FAB75F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02529F8E" w14:textId="2116C7B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6BFC482" w14:textId="6320D6D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75E2725D" w14:textId="433BC57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B4A410A" w14:textId="5280423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EF7A69" w:rsidRPr="00EF7A69" w14:paraId="2824A4CF" w14:textId="77777777" w:rsidTr="00EF7A69">
        <w:trPr>
          <w:trHeight w:val="290"/>
        </w:trPr>
        <w:tc>
          <w:tcPr>
            <w:tcW w:w="1219" w:type="dxa"/>
            <w:hideMark/>
          </w:tcPr>
          <w:p w14:paraId="3AD5FFAB" w14:textId="7F58E9F6"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20-09-25</w:t>
            </w:r>
          </w:p>
        </w:tc>
        <w:tc>
          <w:tcPr>
            <w:tcW w:w="695" w:type="dxa"/>
            <w:hideMark/>
          </w:tcPr>
          <w:p w14:paraId="3EBE25CD" w14:textId="57CB7046"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1FBD0BC8" w14:textId="5917C734"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279B71F" w14:textId="7EA1D311"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0272F456" w14:textId="0E23159F"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0F143314" w14:textId="0E579F00"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4F843B6" w14:textId="653DBAD6"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34A6580" w14:textId="7D24F785"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1CA127B6" w14:textId="77777777" w:rsidTr="00EF7A69">
        <w:trPr>
          <w:trHeight w:val="290"/>
        </w:trPr>
        <w:tc>
          <w:tcPr>
            <w:tcW w:w="1219" w:type="dxa"/>
            <w:hideMark/>
          </w:tcPr>
          <w:p w14:paraId="20D373B7" w14:textId="1CF1B0B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21-09-25</w:t>
            </w:r>
          </w:p>
        </w:tc>
        <w:tc>
          <w:tcPr>
            <w:tcW w:w="695" w:type="dxa"/>
            <w:hideMark/>
          </w:tcPr>
          <w:p w14:paraId="6B0AF723" w14:textId="489E2EE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vAlign w:val="center"/>
            <w:hideMark/>
          </w:tcPr>
          <w:p w14:paraId="1EB7FABE" w14:textId="7BBFF14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vAlign w:val="center"/>
            <w:hideMark/>
          </w:tcPr>
          <w:p w14:paraId="131B1CC6" w14:textId="48D5402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vAlign w:val="center"/>
            <w:hideMark/>
          </w:tcPr>
          <w:p w14:paraId="122B91ED" w14:textId="1F9B44B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vAlign w:val="center"/>
            <w:hideMark/>
          </w:tcPr>
          <w:p w14:paraId="2C89FB34" w14:textId="79F111F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vAlign w:val="center"/>
            <w:hideMark/>
          </w:tcPr>
          <w:p w14:paraId="4476C605" w14:textId="548EF9D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vAlign w:val="center"/>
            <w:hideMark/>
          </w:tcPr>
          <w:p w14:paraId="1B977646" w14:textId="1347451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4A3F69" w:rsidRPr="00EF7A69" w14:paraId="6FC4A0A1" w14:textId="77777777" w:rsidTr="00EF7A69">
        <w:trPr>
          <w:trHeight w:val="290"/>
        </w:trPr>
        <w:tc>
          <w:tcPr>
            <w:tcW w:w="1219" w:type="dxa"/>
            <w:hideMark/>
          </w:tcPr>
          <w:p w14:paraId="6D7D2125" w14:textId="1E160F6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22-09-25</w:t>
            </w:r>
          </w:p>
        </w:tc>
        <w:tc>
          <w:tcPr>
            <w:tcW w:w="695" w:type="dxa"/>
            <w:hideMark/>
          </w:tcPr>
          <w:p w14:paraId="746D72D6" w14:textId="3CA42F2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vAlign w:val="center"/>
            <w:hideMark/>
          </w:tcPr>
          <w:p w14:paraId="25DB7940" w14:textId="63B070D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6FC74950" w14:textId="3F5A601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4B5483B0" w14:textId="0DB6E4F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044CDA12" w14:textId="3CCF376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356A3EE" w14:textId="75F7459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DDBAE8F" w14:textId="7C07DFD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00823031" w14:textId="77777777" w:rsidTr="00EF7A69">
        <w:trPr>
          <w:trHeight w:val="290"/>
        </w:trPr>
        <w:tc>
          <w:tcPr>
            <w:tcW w:w="1219" w:type="dxa"/>
            <w:hideMark/>
          </w:tcPr>
          <w:p w14:paraId="655323EB" w14:textId="3779318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23-09-25</w:t>
            </w:r>
          </w:p>
        </w:tc>
        <w:tc>
          <w:tcPr>
            <w:tcW w:w="695" w:type="dxa"/>
            <w:hideMark/>
          </w:tcPr>
          <w:p w14:paraId="4195C9B5" w14:textId="63EFCE0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vAlign w:val="center"/>
            <w:hideMark/>
          </w:tcPr>
          <w:p w14:paraId="2A680EB4" w14:textId="5A8C2FD3"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7508E315" w14:textId="3DAFBD5E"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0FC98B5" w14:textId="20FA761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57B502A" w14:textId="53A53A6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6BF3134" w14:textId="16919B3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6FCF587A" w14:textId="655972B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449E856D" w14:textId="77777777" w:rsidTr="00EF7A69">
        <w:trPr>
          <w:trHeight w:val="290"/>
        </w:trPr>
        <w:tc>
          <w:tcPr>
            <w:tcW w:w="1219" w:type="dxa"/>
            <w:hideMark/>
          </w:tcPr>
          <w:p w14:paraId="1D7F829F" w14:textId="4948345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24-09-25</w:t>
            </w:r>
          </w:p>
        </w:tc>
        <w:tc>
          <w:tcPr>
            <w:tcW w:w="695" w:type="dxa"/>
            <w:hideMark/>
          </w:tcPr>
          <w:p w14:paraId="3FC2D7CB" w14:textId="53B5A6D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Wed</w:t>
            </w:r>
          </w:p>
        </w:tc>
        <w:tc>
          <w:tcPr>
            <w:tcW w:w="1135" w:type="dxa"/>
            <w:vAlign w:val="center"/>
            <w:hideMark/>
          </w:tcPr>
          <w:p w14:paraId="30DD5768" w14:textId="7AA2DD25"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66F0C0B" w14:textId="197BA77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5D2DE4FA" w14:textId="04F00F6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44B622A3" w14:textId="76D2BE5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A5B9C90" w14:textId="72C3006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791EF84" w14:textId="2D6FE37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2C7D250B" w14:textId="77777777" w:rsidTr="00EF7A69">
        <w:trPr>
          <w:trHeight w:val="290"/>
        </w:trPr>
        <w:tc>
          <w:tcPr>
            <w:tcW w:w="1219" w:type="dxa"/>
            <w:hideMark/>
          </w:tcPr>
          <w:p w14:paraId="107184B6" w14:textId="5E376B1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25-09-25</w:t>
            </w:r>
          </w:p>
        </w:tc>
        <w:tc>
          <w:tcPr>
            <w:tcW w:w="695" w:type="dxa"/>
            <w:hideMark/>
          </w:tcPr>
          <w:p w14:paraId="6DFCF2FC" w14:textId="6C94327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Thu</w:t>
            </w:r>
          </w:p>
        </w:tc>
        <w:tc>
          <w:tcPr>
            <w:tcW w:w="1135" w:type="dxa"/>
            <w:vAlign w:val="center"/>
            <w:hideMark/>
          </w:tcPr>
          <w:p w14:paraId="1C02A895" w14:textId="5504E75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D0A197F" w14:textId="0D46ADB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780EDE8" w14:textId="3FF11269"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833D624" w14:textId="4CF3B2D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7AAFC77" w14:textId="6C4231C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25A455D2" w14:textId="1720CAA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159AB3DC" w14:textId="77777777" w:rsidTr="00EF7A69">
        <w:trPr>
          <w:trHeight w:val="290"/>
        </w:trPr>
        <w:tc>
          <w:tcPr>
            <w:tcW w:w="1219" w:type="dxa"/>
            <w:hideMark/>
          </w:tcPr>
          <w:p w14:paraId="5802E2F9" w14:textId="58911F9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26-09-25</w:t>
            </w:r>
          </w:p>
        </w:tc>
        <w:tc>
          <w:tcPr>
            <w:tcW w:w="695" w:type="dxa"/>
            <w:hideMark/>
          </w:tcPr>
          <w:p w14:paraId="01CA4B58" w14:textId="0C1A6EE6"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Fri</w:t>
            </w:r>
          </w:p>
        </w:tc>
        <w:tc>
          <w:tcPr>
            <w:tcW w:w="1135" w:type="dxa"/>
            <w:vAlign w:val="center"/>
            <w:hideMark/>
          </w:tcPr>
          <w:p w14:paraId="48B91D20" w14:textId="2706D4D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009F2A46" w14:textId="58ADE028"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75257B25" w14:textId="5D2D3791"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9F231BB" w14:textId="30A5F45F"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B6A988B" w14:textId="3864716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636ADC85" w14:textId="46067282"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1407949C" w14:textId="77777777" w:rsidTr="00EF7A69">
        <w:trPr>
          <w:trHeight w:val="290"/>
        </w:trPr>
        <w:tc>
          <w:tcPr>
            <w:tcW w:w="1219" w:type="dxa"/>
            <w:hideMark/>
          </w:tcPr>
          <w:p w14:paraId="6AF2B4B8" w14:textId="0FBA3667"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27-09-25</w:t>
            </w:r>
          </w:p>
        </w:tc>
        <w:tc>
          <w:tcPr>
            <w:tcW w:w="695" w:type="dxa"/>
            <w:hideMark/>
          </w:tcPr>
          <w:p w14:paraId="7C0BE0B7" w14:textId="40298FF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Sat</w:t>
            </w:r>
          </w:p>
        </w:tc>
        <w:tc>
          <w:tcPr>
            <w:tcW w:w="1135" w:type="dxa"/>
            <w:vAlign w:val="center"/>
            <w:hideMark/>
          </w:tcPr>
          <w:p w14:paraId="6EB8BFA5" w14:textId="1015932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09CFDD3" w14:textId="0CE7B450"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vAlign w:val="center"/>
            <w:hideMark/>
          </w:tcPr>
          <w:p w14:paraId="61C25C3F" w14:textId="192119CB"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7859B97F" w14:textId="333B2FD4"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252E2A76" w14:textId="11A0E2A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71FA4F0" w14:textId="69A0A94C"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4A3F69" w:rsidRPr="00EF7A69" w14:paraId="691A74BE" w14:textId="77777777" w:rsidTr="00EF7A69">
        <w:trPr>
          <w:trHeight w:val="290"/>
        </w:trPr>
        <w:tc>
          <w:tcPr>
            <w:tcW w:w="1219" w:type="dxa"/>
            <w:hideMark/>
          </w:tcPr>
          <w:p w14:paraId="01DCDD3F" w14:textId="3C01A5AD"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28-09-25</w:t>
            </w:r>
          </w:p>
        </w:tc>
        <w:tc>
          <w:tcPr>
            <w:tcW w:w="695" w:type="dxa"/>
            <w:hideMark/>
          </w:tcPr>
          <w:p w14:paraId="112072B0" w14:textId="2A0FDD5A" w:rsidR="004A3F69" w:rsidRPr="00EF7A69" w:rsidRDefault="004A3F69" w:rsidP="004A3F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Sun</w:t>
            </w:r>
          </w:p>
        </w:tc>
        <w:tc>
          <w:tcPr>
            <w:tcW w:w="1135" w:type="dxa"/>
            <w:noWrap/>
            <w:vAlign w:val="center"/>
            <w:hideMark/>
          </w:tcPr>
          <w:p w14:paraId="24DC7147" w14:textId="1DA7DEA3"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460" w:type="dxa"/>
            <w:noWrap/>
            <w:vAlign w:val="center"/>
            <w:hideMark/>
          </w:tcPr>
          <w:p w14:paraId="37F28922" w14:textId="5575F632"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337" w:type="dxa"/>
            <w:noWrap/>
            <w:vAlign w:val="center"/>
            <w:hideMark/>
          </w:tcPr>
          <w:p w14:paraId="6E83BD1B" w14:textId="30109DCC"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37" w:type="dxa"/>
            <w:noWrap/>
            <w:vAlign w:val="center"/>
            <w:hideMark/>
          </w:tcPr>
          <w:p w14:paraId="4EFABA41" w14:textId="0C8BC575"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275" w:type="dxa"/>
            <w:noWrap/>
            <w:vAlign w:val="center"/>
            <w:hideMark/>
          </w:tcPr>
          <w:p w14:paraId="03C83CCA" w14:textId="77ED818A"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c>
          <w:tcPr>
            <w:tcW w:w="1548" w:type="dxa"/>
            <w:noWrap/>
            <w:vAlign w:val="center"/>
            <w:hideMark/>
          </w:tcPr>
          <w:p w14:paraId="33D0B773" w14:textId="3856E32D" w:rsidR="004A3F69" w:rsidRPr="00EF7A69" w:rsidRDefault="004A3F69" w:rsidP="004A3F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w:t>
            </w:r>
          </w:p>
        </w:tc>
      </w:tr>
      <w:tr w:rsidR="00EF7A69" w:rsidRPr="00EF7A69" w14:paraId="0C7A7858" w14:textId="77777777" w:rsidTr="00EF7A69">
        <w:trPr>
          <w:trHeight w:val="290"/>
        </w:trPr>
        <w:tc>
          <w:tcPr>
            <w:tcW w:w="1219" w:type="dxa"/>
            <w:hideMark/>
          </w:tcPr>
          <w:p w14:paraId="36FD7F2E" w14:textId="782049F6"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29-09-25</w:t>
            </w:r>
          </w:p>
        </w:tc>
        <w:tc>
          <w:tcPr>
            <w:tcW w:w="695" w:type="dxa"/>
            <w:hideMark/>
          </w:tcPr>
          <w:p w14:paraId="3604DF9A" w14:textId="002719FB"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Mon</w:t>
            </w:r>
          </w:p>
        </w:tc>
        <w:tc>
          <w:tcPr>
            <w:tcW w:w="1135" w:type="dxa"/>
            <w:noWrap/>
            <w:vAlign w:val="center"/>
            <w:hideMark/>
          </w:tcPr>
          <w:p w14:paraId="7402F341" w14:textId="0BB35A18"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303AFC6D" w14:textId="1BFB8549"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61F2A628" w14:textId="5B0C1C45"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34DD2E17" w14:textId="38C115B9"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243DEEDD" w14:textId="4728717A"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77016B33" w14:textId="1EFAB9CA"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EF7A69" w:rsidRPr="00EF7A69" w14:paraId="46D9004D" w14:textId="77777777" w:rsidTr="00EF7A69">
        <w:trPr>
          <w:trHeight w:val="290"/>
        </w:trPr>
        <w:tc>
          <w:tcPr>
            <w:tcW w:w="1219" w:type="dxa"/>
            <w:hideMark/>
          </w:tcPr>
          <w:p w14:paraId="51678256" w14:textId="182FADAA"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30-09-25</w:t>
            </w:r>
          </w:p>
        </w:tc>
        <w:tc>
          <w:tcPr>
            <w:tcW w:w="695" w:type="dxa"/>
            <w:hideMark/>
          </w:tcPr>
          <w:p w14:paraId="0B000A31" w14:textId="67FD641E" w:rsidR="00EF7A69" w:rsidRPr="00EF7A69" w:rsidRDefault="00EF7A69" w:rsidP="00EF7A69">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hAnsi="Trebuchet MS"/>
              </w:rPr>
              <w:t>Tue</w:t>
            </w:r>
          </w:p>
        </w:tc>
        <w:tc>
          <w:tcPr>
            <w:tcW w:w="1135" w:type="dxa"/>
            <w:noWrap/>
            <w:vAlign w:val="center"/>
            <w:hideMark/>
          </w:tcPr>
          <w:p w14:paraId="1B93B153" w14:textId="67E833C9"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0C06877C" w14:textId="6B7CA1FD"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337" w:type="dxa"/>
            <w:noWrap/>
            <w:vAlign w:val="center"/>
            <w:hideMark/>
          </w:tcPr>
          <w:p w14:paraId="71885AB7" w14:textId="0D4C4B9A"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170D00F0" w14:textId="0192BBE6"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68E9C4BC" w14:textId="11F8C985"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6B2D606C" w14:textId="10302E32" w:rsidR="00EF7A69" w:rsidRPr="00EF7A69" w:rsidRDefault="00EF7A69" w:rsidP="00EF7A69">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bl>
    <w:p w14:paraId="5D3B9E8B" w14:textId="77777777" w:rsidR="00D307F7" w:rsidRPr="00EF7A69" w:rsidRDefault="00D307F7">
      <w:pPr>
        <w:rPr>
          <w:rFonts w:ascii="Trebuchet MS" w:hAnsi="Trebuchet MS"/>
        </w:rPr>
      </w:pPr>
    </w:p>
    <w:p w14:paraId="21F14255" w14:textId="77777777" w:rsidR="00FC7D74" w:rsidRPr="00EF7A69" w:rsidRDefault="00FC7D74">
      <w:pPr>
        <w:rPr>
          <w:rFonts w:ascii="Trebuchet MS" w:hAnsi="Trebuchet MS"/>
        </w:rPr>
      </w:pPr>
    </w:p>
    <w:sectPr w:rsidR="00FC7D74" w:rsidRPr="00EF7A69" w:rsidSect="00020FD3">
      <w:headerReference w:type="default" r:id="rId12"/>
      <w:footerReference w:type="default" r:id="rId13"/>
      <w:pgSz w:w="11906" w:h="16838"/>
      <w:pgMar w:top="1440" w:right="849" w:bottom="1440" w:left="1440" w:header="113"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R" w:date="2026-02-11T10:42:00Z" w:initials="XX">
    <w:p w14:paraId="10AEAE2E" w14:textId="77777777" w:rsidR="000002A1" w:rsidRDefault="000002A1" w:rsidP="000002A1">
      <w:pPr>
        <w:pStyle w:val="CommentText"/>
      </w:pPr>
      <w:r>
        <w:rPr>
          <w:rStyle w:val="CommentReference"/>
        </w:rPr>
        <w:annotationRef/>
      </w:r>
      <w:r>
        <w:t>The Sep MPR should be in line with the milestones as mentioned in the Project Plan</w:t>
      </w:r>
    </w:p>
  </w:comment>
  <w:comment w:id="25" w:author="VR" w:date="2026-01-29T22:36:00Z" w:initials="XX">
    <w:p w14:paraId="10C8EE06" w14:textId="77777777" w:rsidR="00985106" w:rsidRDefault="00985106" w:rsidP="00985106">
      <w:pPr>
        <w:pStyle w:val="CommentText"/>
      </w:pPr>
      <w:r>
        <w:rPr>
          <w:rStyle w:val="CommentReference"/>
        </w:rPr>
        <w:annotationRef/>
      </w:r>
      <w:r>
        <w:t xml:space="preserve">Where is the MoM and it should be signed from the respective stakeholders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EAE2E" w15:done="0"/>
  <w15:commentEx w15:paraId="10C8EE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8BC539" w16cex:dateUtc="2026-02-11T05:12:00Z"/>
  <w16cex:commentExtensible w16cex:durableId="3A84B023" w16cex:dateUtc="2026-01-29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EAE2E" w16cid:durableId="2F8BC539"/>
  <w16cid:commentId w16cid:paraId="10C8EE06" w16cid:durableId="3A84B0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DF773" w14:textId="77777777" w:rsidR="00D85005" w:rsidRDefault="00D85005" w:rsidP="0034058F">
      <w:pPr>
        <w:spacing w:after="0" w:line="240" w:lineRule="auto"/>
      </w:pPr>
      <w:r>
        <w:separator/>
      </w:r>
    </w:p>
  </w:endnote>
  <w:endnote w:type="continuationSeparator" w:id="0">
    <w:p w14:paraId="38814C3A" w14:textId="77777777" w:rsidR="00D85005" w:rsidRDefault="00D85005" w:rsidP="0034058F">
      <w:pPr>
        <w:spacing w:after="0" w:line="240" w:lineRule="auto"/>
      </w:pPr>
      <w:r>
        <w:continuationSeparator/>
      </w:r>
    </w:p>
  </w:endnote>
  <w:endnote w:type="continuationNotice" w:id="1">
    <w:p w14:paraId="28F7A326" w14:textId="77777777" w:rsidR="00D85005" w:rsidRDefault="00D850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5"/>
      <w:gridCol w:w="3205"/>
      <w:gridCol w:w="3205"/>
    </w:tblGrid>
    <w:tr w:rsidR="674D8D21" w14:paraId="7D3C44BB" w14:textId="77777777" w:rsidTr="674D8D21">
      <w:trPr>
        <w:trHeight w:val="300"/>
      </w:trPr>
      <w:tc>
        <w:tcPr>
          <w:tcW w:w="3205" w:type="dxa"/>
        </w:tcPr>
        <w:p w14:paraId="3B0A924C" w14:textId="5E7E6930" w:rsidR="674D8D21" w:rsidRDefault="674D8D21" w:rsidP="674D8D21">
          <w:pPr>
            <w:pStyle w:val="Header"/>
            <w:ind w:left="-115"/>
          </w:pPr>
        </w:p>
      </w:tc>
      <w:tc>
        <w:tcPr>
          <w:tcW w:w="3205" w:type="dxa"/>
        </w:tcPr>
        <w:p w14:paraId="508DE125" w14:textId="39DD9FEB" w:rsidR="674D8D21" w:rsidRDefault="674D8D21" w:rsidP="674D8D21">
          <w:pPr>
            <w:pStyle w:val="Header"/>
            <w:jc w:val="center"/>
          </w:pPr>
        </w:p>
      </w:tc>
      <w:tc>
        <w:tcPr>
          <w:tcW w:w="3205" w:type="dxa"/>
        </w:tcPr>
        <w:p w14:paraId="7B645336" w14:textId="0ED42159" w:rsidR="674D8D21" w:rsidRDefault="674D8D21" w:rsidP="674D8D21">
          <w:pPr>
            <w:pStyle w:val="Header"/>
            <w:ind w:right="-115"/>
            <w:jc w:val="right"/>
          </w:pPr>
        </w:p>
      </w:tc>
    </w:tr>
  </w:tbl>
  <w:p w14:paraId="172FD3C1" w14:textId="1D6529E7" w:rsidR="674D8D21" w:rsidRDefault="674D8D21" w:rsidP="674D8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0F554" w14:textId="77777777" w:rsidR="00D85005" w:rsidRDefault="00D85005" w:rsidP="0034058F">
      <w:pPr>
        <w:spacing w:after="0" w:line="240" w:lineRule="auto"/>
      </w:pPr>
      <w:r>
        <w:separator/>
      </w:r>
    </w:p>
  </w:footnote>
  <w:footnote w:type="continuationSeparator" w:id="0">
    <w:p w14:paraId="0DD6E414" w14:textId="77777777" w:rsidR="00D85005" w:rsidRDefault="00D85005" w:rsidP="0034058F">
      <w:pPr>
        <w:spacing w:after="0" w:line="240" w:lineRule="auto"/>
      </w:pPr>
      <w:r>
        <w:continuationSeparator/>
      </w:r>
    </w:p>
  </w:footnote>
  <w:footnote w:type="continuationNotice" w:id="1">
    <w:p w14:paraId="64E5B23A" w14:textId="77777777" w:rsidR="00D85005" w:rsidRDefault="00D850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AA01" w14:textId="60F89CFD" w:rsidR="0034058F" w:rsidRDefault="0034058F" w:rsidP="0034058F">
    <w:pPr>
      <w:pStyle w:val="Header"/>
      <w:tabs>
        <w:tab w:val="clear" w:pos="9026"/>
        <w:tab w:val="right" w:pos="10206"/>
      </w:tabs>
      <w:ind w:firstLine="720"/>
    </w:pPr>
    <w:r>
      <w:tab/>
    </w:r>
    <w:r>
      <w:tab/>
      <w:t xml:space="preserve">  </w:t>
    </w:r>
    <w:r>
      <w:rPr>
        <w:noProof/>
        <w:lang w:eastAsia="en-IN"/>
      </w:rPr>
      <w:drawing>
        <wp:inline distT="0" distB="0" distL="0" distR="0" wp14:anchorId="2C03014B" wp14:editId="0A5569D3">
          <wp:extent cx="1352550" cy="687197"/>
          <wp:effectExtent l="0" t="0" r="0" b="0"/>
          <wp:docPr id="565700095" name="Picture 1" descr="A colorful fla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4072" name="Picture 1" descr="A colorful flag on a white background&#10;&#10;AI-generated content may be incorrect."/>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83536" t="70565"/>
                  <a:stretch/>
                </pic:blipFill>
                <pic:spPr bwMode="auto">
                  <a:xfrm>
                    <a:off x="0" y="0"/>
                    <a:ext cx="1360913" cy="69144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39B"/>
    <w:multiLevelType w:val="hybridMultilevel"/>
    <w:tmpl w:val="0518A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E074A"/>
    <w:multiLevelType w:val="hybridMultilevel"/>
    <w:tmpl w:val="AAE46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CE3FB5"/>
    <w:multiLevelType w:val="hybridMultilevel"/>
    <w:tmpl w:val="7D0A8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5C4BF4"/>
    <w:multiLevelType w:val="hybridMultilevel"/>
    <w:tmpl w:val="356E423E"/>
    <w:lvl w:ilvl="0" w:tplc="5B58B6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1C415E"/>
    <w:multiLevelType w:val="hybridMultilevel"/>
    <w:tmpl w:val="F97004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4F6A62"/>
    <w:multiLevelType w:val="hybridMultilevel"/>
    <w:tmpl w:val="FA5AD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F335F5"/>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70F65"/>
    <w:multiLevelType w:val="hybridMultilevel"/>
    <w:tmpl w:val="89621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B242C8"/>
    <w:multiLevelType w:val="hybridMultilevel"/>
    <w:tmpl w:val="65165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E50C97"/>
    <w:multiLevelType w:val="hybridMultilevel"/>
    <w:tmpl w:val="479A2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A72794"/>
    <w:multiLevelType w:val="hybridMultilevel"/>
    <w:tmpl w:val="1BDE6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E61B1C"/>
    <w:multiLevelType w:val="hybridMultilevel"/>
    <w:tmpl w:val="578E3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E5A73"/>
    <w:multiLevelType w:val="hybridMultilevel"/>
    <w:tmpl w:val="6BC831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845FBD"/>
    <w:multiLevelType w:val="hybridMultilevel"/>
    <w:tmpl w:val="28A48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8578BE"/>
    <w:multiLevelType w:val="hybridMultilevel"/>
    <w:tmpl w:val="C6E49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DF4D6D"/>
    <w:multiLevelType w:val="hybridMultilevel"/>
    <w:tmpl w:val="2EC4A49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5708DD"/>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B714947"/>
    <w:multiLevelType w:val="hybridMultilevel"/>
    <w:tmpl w:val="D6785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C83796"/>
    <w:multiLevelType w:val="hybridMultilevel"/>
    <w:tmpl w:val="48BCA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0A7F7F"/>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BA7734"/>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0C050B"/>
    <w:multiLevelType w:val="hybridMultilevel"/>
    <w:tmpl w:val="48BCAF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6E6898"/>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7561C4"/>
    <w:multiLevelType w:val="hybridMultilevel"/>
    <w:tmpl w:val="CC489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137D9B"/>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4D69FD"/>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A27205"/>
    <w:multiLevelType w:val="hybridMultilevel"/>
    <w:tmpl w:val="CC489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8652663">
    <w:abstractNumId w:val="23"/>
  </w:num>
  <w:num w:numId="2" w16cid:durableId="117456853">
    <w:abstractNumId w:val="1"/>
  </w:num>
  <w:num w:numId="3" w16cid:durableId="1840535563">
    <w:abstractNumId w:val="24"/>
  </w:num>
  <w:num w:numId="4" w16cid:durableId="1902404210">
    <w:abstractNumId w:val="26"/>
  </w:num>
  <w:num w:numId="5" w16cid:durableId="1473866371">
    <w:abstractNumId w:val="25"/>
  </w:num>
  <w:num w:numId="6" w16cid:durableId="2056659227">
    <w:abstractNumId w:val="19"/>
  </w:num>
  <w:num w:numId="7" w16cid:durableId="65810176">
    <w:abstractNumId w:val="18"/>
  </w:num>
  <w:num w:numId="8" w16cid:durableId="1087843696">
    <w:abstractNumId w:val="6"/>
  </w:num>
  <w:num w:numId="9" w16cid:durableId="956719553">
    <w:abstractNumId w:val="0"/>
  </w:num>
  <w:num w:numId="10" w16cid:durableId="1592468175">
    <w:abstractNumId w:val="22"/>
  </w:num>
  <w:num w:numId="11" w16cid:durableId="1939676005">
    <w:abstractNumId w:val="9"/>
  </w:num>
  <w:num w:numId="12" w16cid:durableId="1408382857">
    <w:abstractNumId w:val="20"/>
  </w:num>
  <w:num w:numId="13" w16cid:durableId="913245826">
    <w:abstractNumId w:val="21"/>
  </w:num>
  <w:num w:numId="14" w16cid:durableId="1089498532">
    <w:abstractNumId w:val="2"/>
  </w:num>
  <w:num w:numId="15" w16cid:durableId="501703337">
    <w:abstractNumId w:val="14"/>
  </w:num>
  <w:num w:numId="16" w16cid:durableId="1885632574">
    <w:abstractNumId w:val="13"/>
  </w:num>
  <w:num w:numId="17" w16cid:durableId="1637175721">
    <w:abstractNumId w:val="5"/>
  </w:num>
  <w:num w:numId="18" w16cid:durableId="1002857678">
    <w:abstractNumId w:val="16"/>
  </w:num>
  <w:num w:numId="19" w16cid:durableId="175118278">
    <w:abstractNumId w:val="15"/>
  </w:num>
  <w:num w:numId="20" w16cid:durableId="1818297054">
    <w:abstractNumId w:val="10"/>
  </w:num>
  <w:num w:numId="21" w16cid:durableId="698942360">
    <w:abstractNumId w:val="7"/>
  </w:num>
  <w:num w:numId="22" w16cid:durableId="283468348">
    <w:abstractNumId w:val="17"/>
  </w:num>
  <w:num w:numId="23" w16cid:durableId="1145585355">
    <w:abstractNumId w:val="3"/>
  </w:num>
  <w:num w:numId="24" w16cid:durableId="1563102736">
    <w:abstractNumId w:val="8"/>
  </w:num>
  <w:num w:numId="25" w16cid:durableId="315496269">
    <w:abstractNumId w:val="4"/>
  </w:num>
  <w:num w:numId="26" w16cid:durableId="274949831">
    <w:abstractNumId w:val="11"/>
  </w:num>
  <w:num w:numId="27" w16cid:durableId="118124047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R">
    <w15:presenceInfo w15:providerId="None" w15:userId="V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F7"/>
    <w:rsid w:val="00000198"/>
    <w:rsid w:val="000002A1"/>
    <w:rsid w:val="00004FAB"/>
    <w:rsid w:val="000058A9"/>
    <w:rsid w:val="00006E2C"/>
    <w:rsid w:val="0001077D"/>
    <w:rsid w:val="00011DE5"/>
    <w:rsid w:val="00014C00"/>
    <w:rsid w:val="00016DAE"/>
    <w:rsid w:val="00017F69"/>
    <w:rsid w:val="00020FD3"/>
    <w:rsid w:val="0002118D"/>
    <w:rsid w:val="0002238F"/>
    <w:rsid w:val="000242C4"/>
    <w:rsid w:val="00025B98"/>
    <w:rsid w:val="00036F10"/>
    <w:rsid w:val="00042F5F"/>
    <w:rsid w:val="000432F9"/>
    <w:rsid w:val="000445A3"/>
    <w:rsid w:val="00045546"/>
    <w:rsid w:val="000460B5"/>
    <w:rsid w:val="000523B3"/>
    <w:rsid w:val="00052B12"/>
    <w:rsid w:val="000562A9"/>
    <w:rsid w:val="00062C0B"/>
    <w:rsid w:val="0007333F"/>
    <w:rsid w:val="0007793C"/>
    <w:rsid w:val="00083D4B"/>
    <w:rsid w:val="000851EC"/>
    <w:rsid w:val="00093C15"/>
    <w:rsid w:val="00094642"/>
    <w:rsid w:val="00095A0D"/>
    <w:rsid w:val="00097460"/>
    <w:rsid w:val="000A265E"/>
    <w:rsid w:val="000A3E8F"/>
    <w:rsid w:val="000A56D4"/>
    <w:rsid w:val="000A576E"/>
    <w:rsid w:val="000A6894"/>
    <w:rsid w:val="000A756B"/>
    <w:rsid w:val="000A7761"/>
    <w:rsid w:val="000B1179"/>
    <w:rsid w:val="000B1FE6"/>
    <w:rsid w:val="000B7431"/>
    <w:rsid w:val="000C50B9"/>
    <w:rsid w:val="000D6114"/>
    <w:rsid w:val="000E0032"/>
    <w:rsid w:val="000E0665"/>
    <w:rsid w:val="000E464F"/>
    <w:rsid w:val="000E6F9C"/>
    <w:rsid w:val="000F118C"/>
    <w:rsid w:val="000F2A88"/>
    <w:rsid w:val="000F568F"/>
    <w:rsid w:val="000F63BF"/>
    <w:rsid w:val="000F7C84"/>
    <w:rsid w:val="001016B3"/>
    <w:rsid w:val="00102651"/>
    <w:rsid w:val="001028B1"/>
    <w:rsid w:val="00116B84"/>
    <w:rsid w:val="00117049"/>
    <w:rsid w:val="00120631"/>
    <w:rsid w:val="0012093C"/>
    <w:rsid w:val="001255AE"/>
    <w:rsid w:val="00125D32"/>
    <w:rsid w:val="001279B8"/>
    <w:rsid w:val="00130BF4"/>
    <w:rsid w:val="00130EF4"/>
    <w:rsid w:val="00131523"/>
    <w:rsid w:val="00131638"/>
    <w:rsid w:val="0013625E"/>
    <w:rsid w:val="0014083A"/>
    <w:rsid w:val="001439A9"/>
    <w:rsid w:val="0014471C"/>
    <w:rsid w:val="00144754"/>
    <w:rsid w:val="0014586E"/>
    <w:rsid w:val="001463AF"/>
    <w:rsid w:val="00146F8F"/>
    <w:rsid w:val="00150DA7"/>
    <w:rsid w:val="00155ADB"/>
    <w:rsid w:val="00155D7C"/>
    <w:rsid w:val="00155FE0"/>
    <w:rsid w:val="00161BC8"/>
    <w:rsid w:val="0016352D"/>
    <w:rsid w:val="00167C1D"/>
    <w:rsid w:val="0018452A"/>
    <w:rsid w:val="0018475E"/>
    <w:rsid w:val="001854C5"/>
    <w:rsid w:val="00187C77"/>
    <w:rsid w:val="001927A9"/>
    <w:rsid w:val="00196758"/>
    <w:rsid w:val="001A613C"/>
    <w:rsid w:val="001A7212"/>
    <w:rsid w:val="001B2E05"/>
    <w:rsid w:val="001B4181"/>
    <w:rsid w:val="001B7208"/>
    <w:rsid w:val="001D0909"/>
    <w:rsid w:val="001D63B8"/>
    <w:rsid w:val="001D6877"/>
    <w:rsid w:val="001E2590"/>
    <w:rsid w:val="001E28EF"/>
    <w:rsid w:val="001F256B"/>
    <w:rsid w:val="001F3D5A"/>
    <w:rsid w:val="001F3E8D"/>
    <w:rsid w:val="00202DD6"/>
    <w:rsid w:val="002067CE"/>
    <w:rsid w:val="002108AA"/>
    <w:rsid w:val="00216B0D"/>
    <w:rsid w:val="00221CB5"/>
    <w:rsid w:val="00222979"/>
    <w:rsid w:val="00222BCD"/>
    <w:rsid w:val="002259D0"/>
    <w:rsid w:val="0023137B"/>
    <w:rsid w:val="0023330C"/>
    <w:rsid w:val="00236934"/>
    <w:rsid w:val="00237D7C"/>
    <w:rsid w:val="0024287C"/>
    <w:rsid w:val="00243BD3"/>
    <w:rsid w:val="002445B0"/>
    <w:rsid w:val="0024534D"/>
    <w:rsid w:val="002662D8"/>
    <w:rsid w:val="0028230C"/>
    <w:rsid w:val="00284F2B"/>
    <w:rsid w:val="00286769"/>
    <w:rsid w:val="00290A46"/>
    <w:rsid w:val="002911F7"/>
    <w:rsid w:val="002919D7"/>
    <w:rsid w:val="002937F9"/>
    <w:rsid w:val="002958AA"/>
    <w:rsid w:val="00296227"/>
    <w:rsid w:val="00296B63"/>
    <w:rsid w:val="00297315"/>
    <w:rsid w:val="002A29AB"/>
    <w:rsid w:val="002A65B9"/>
    <w:rsid w:val="002B0CF6"/>
    <w:rsid w:val="002B5BFE"/>
    <w:rsid w:val="002B705C"/>
    <w:rsid w:val="002C08DB"/>
    <w:rsid w:val="002C0D4C"/>
    <w:rsid w:val="002C152F"/>
    <w:rsid w:val="002C255E"/>
    <w:rsid w:val="002C34EE"/>
    <w:rsid w:val="002C40DF"/>
    <w:rsid w:val="002D10BC"/>
    <w:rsid w:val="002D36EA"/>
    <w:rsid w:val="002D3E3E"/>
    <w:rsid w:val="002D503B"/>
    <w:rsid w:val="002D5F5E"/>
    <w:rsid w:val="002E2474"/>
    <w:rsid w:val="002E32F8"/>
    <w:rsid w:val="002E3A1B"/>
    <w:rsid w:val="002F2BB0"/>
    <w:rsid w:val="00304CDB"/>
    <w:rsid w:val="00307263"/>
    <w:rsid w:val="00307FE7"/>
    <w:rsid w:val="00312C64"/>
    <w:rsid w:val="0031304C"/>
    <w:rsid w:val="00313E0F"/>
    <w:rsid w:val="003153A2"/>
    <w:rsid w:val="003214AC"/>
    <w:rsid w:val="003251D4"/>
    <w:rsid w:val="003267BC"/>
    <w:rsid w:val="0033565F"/>
    <w:rsid w:val="00336952"/>
    <w:rsid w:val="00336A23"/>
    <w:rsid w:val="00337F99"/>
    <w:rsid w:val="0034058F"/>
    <w:rsid w:val="00342952"/>
    <w:rsid w:val="00347F23"/>
    <w:rsid w:val="0035041A"/>
    <w:rsid w:val="00350AA0"/>
    <w:rsid w:val="00351523"/>
    <w:rsid w:val="00354DF8"/>
    <w:rsid w:val="003579CC"/>
    <w:rsid w:val="00357BBC"/>
    <w:rsid w:val="00362B51"/>
    <w:rsid w:val="00363E76"/>
    <w:rsid w:val="00370528"/>
    <w:rsid w:val="00371B11"/>
    <w:rsid w:val="00371D15"/>
    <w:rsid w:val="00372E2B"/>
    <w:rsid w:val="00372E65"/>
    <w:rsid w:val="003744CD"/>
    <w:rsid w:val="00376D1D"/>
    <w:rsid w:val="00381EA5"/>
    <w:rsid w:val="00384222"/>
    <w:rsid w:val="0038603E"/>
    <w:rsid w:val="003866A8"/>
    <w:rsid w:val="00390B3D"/>
    <w:rsid w:val="003914DF"/>
    <w:rsid w:val="00393E03"/>
    <w:rsid w:val="00396ADE"/>
    <w:rsid w:val="0039740B"/>
    <w:rsid w:val="00397A0C"/>
    <w:rsid w:val="003A1C0D"/>
    <w:rsid w:val="003A2D00"/>
    <w:rsid w:val="003A5680"/>
    <w:rsid w:val="003A76F6"/>
    <w:rsid w:val="003A7C87"/>
    <w:rsid w:val="003B7051"/>
    <w:rsid w:val="003C0AA5"/>
    <w:rsid w:val="003C0DA4"/>
    <w:rsid w:val="003D2A7A"/>
    <w:rsid w:val="003D32D7"/>
    <w:rsid w:val="003E26C5"/>
    <w:rsid w:val="003E51FA"/>
    <w:rsid w:val="003E5D66"/>
    <w:rsid w:val="003E5DF1"/>
    <w:rsid w:val="003E736D"/>
    <w:rsid w:val="003E75C2"/>
    <w:rsid w:val="003F134E"/>
    <w:rsid w:val="003F1A77"/>
    <w:rsid w:val="003F4A6D"/>
    <w:rsid w:val="003F57D6"/>
    <w:rsid w:val="00400084"/>
    <w:rsid w:val="00412688"/>
    <w:rsid w:val="00415621"/>
    <w:rsid w:val="00415A57"/>
    <w:rsid w:val="0041652C"/>
    <w:rsid w:val="00426968"/>
    <w:rsid w:val="00431B0C"/>
    <w:rsid w:val="0043770A"/>
    <w:rsid w:val="00442A4C"/>
    <w:rsid w:val="00443565"/>
    <w:rsid w:val="00446B67"/>
    <w:rsid w:val="0045134A"/>
    <w:rsid w:val="00461518"/>
    <w:rsid w:val="0047222B"/>
    <w:rsid w:val="004772EA"/>
    <w:rsid w:val="0047746D"/>
    <w:rsid w:val="00482CF5"/>
    <w:rsid w:val="004855E8"/>
    <w:rsid w:val="00494000"/>
    <w:rsid w:val="004A059F"/>
    <w:rsid w:val="004A098A"/>
    <w:rsid w:val="004A17BC"/>
    <w:rsid w:val="004A3F69"/>
    <w:rsid w:val="004A49FA"/>
    <w:rsid w:val="004A541C"/>
    <w:rsid w:val="004A61D1"/>
    <w:rsid w:val="004A67A0"/>
    <w:rsid w:val="004B04FA"/>
    <w:rsid w:val="004B06C3"/>
    <w:rsid w:val="004B198F"/>
    <w:rsid w:val="004B26D9"/>
    <w:rsid w:val="004B5E18"/>
    <w:rsid w:val="004B6555"/>
    <w:rsid w:val="004B6F6D"/>
    <w:rsid w:val="004B790B"/>
    <w:rsid w:val="004C51B9"/>
    <w:rsid w:val="004C53EA"/>
    <w:rsid w:val="004D15DA"/>
    <w:rsid w:val="004D1CE2"/>
    <w:rsid w:val="004D5004"/>
    <w:rsid w:val="004E1E0A"/>
    <w:rsid w:val="004E5A06"/>
    <w:rsid w:val="004F6013"/>
    <w:rsid w:val="004F735C"/>
    <w:rsid w:val="0050094D"/>
    <w:rsid w:val="00502041"/>
    <w:rsid w:val="0051333B"/>
    <w:rsid w:val="0051411A"/>
    <w:rsid w:val="005149D2"/>
    <w:rsid w:val="00514E33"/>
    <w:rsid w:val="005155ED"/>
    <w:rsid w:val="005168C3"/>
    <w:rsid w:val="00519847"/>
    <w:rsid w:val="005213DC"/>
    <w:rsid w:val="00522880"/>
    <w:rsid w:val="00533384"/>
    <w:rsid w:val="00533668"/>
    <w:rsid w:val="0054208B"/>
    <w:rsid w:val="00543098"/>
    <w:rsid w:val="005458B2"/>
    <w:rsid w:val="00551C79"/>
    <w:rsid w:val="00552595"/>
    <w:rsid w:val="00552A5E"/>
    <w:rsid w:val="00553909"/>
    <w:rsid w:val="00557207"/>
    <w:rsid w:val="00564813"/>
    <w:rsid w:val="00564C6E"/>
    <w:rsid w:val="0056500C"/>
    <w:rsid w:val="0056644B"/>
    <w:rsid w:val="0056652E"/>
    <w:rsid w:val="00571C8D"/>
    <w:rsid w:val="005721A8"/>
    <w:rsid w:val="00572CCB"/>
    <w:rsid w:val="00574829"/>
    <w:rsid w:val="00583808"/>
    <w:rsid w:val="00587705"/>
    <w:rsid w:val="005932B0"/>
    <w:rsid w:val="00593F56"/>
    <w:rsid w:val="00593FB3"/>
    <w:rsid w:val="0059653B"/>
    <w:rsid w:val="005968D6"/>
    <w:rsid w:val="005A1C12"/>
    <w:rsid w:val="005A515C"/>
    <w:rsid w:val="005A6A15"/>
    <w:rsid w:val="005A6FB7"/>
    <w:rsid w:val="005A72C2"/>
    <w:rsid w:val="005B1E86"/>
    <w:rsid w:val="005B56E8"/>
    <w:rsid w:val="005B61D1"/>
    <w:rsid w:val="005B6272"/>
    <w:rsid w:val="005C04BD"/>
    <w:rsid w:val="005C1890"/>
    <w:rsid w:val="005C2553"/>
    <w:rsid w:val="005C255C"/>
    <w:rsid w:val="005C33C1"/>
    <w:rsid w:val="005C5F98"/>
    <w:rsid w:val="005C7D1F"/>
    <w:rsid w:val="005D3AF9"/>
    <w:rsid w:val="005D7C4D"/>
    <w:rsid w:val="005E2D71"/>
    <w:rsid w:val="005E2E60"/>
    <w:rsid w:val="005E3A75"/>
    <w:rsid w:val="005E60DE"/>
    <w:rsid w:val="005F4728"/>
    <w:rsid w:val="005F5BA3"/>
    <w:rsid w:val="005F6EBE"/>
    <w:rsid w:val="005F72D9"/>
    <w:rsid w:val="00611661"/>
    <w:rsid w:val="006150B2"/>
    <w:rsid w:val="00615AF5"/>
    <w:rsid w:val="006175CB"/>
    <w:rsid w:val="0062072B"/>
    <w:rsid w:val="00620854"/>
    <w:rsid w:val="0062633D"/>
    <w:rsid w:val="00626C95"/>
    <w:rsid w:val="0062714C"/>
    <w:rsid w:val="00630405"/>
    <w:rsid w:val="00633CA6"/>
    <w:rsid w:val="00633E10"/>
    <w:rsid w:val="006357C1"/>
    <w:rsid w:val="00635D6C"/>
    <w:rsid w:val="006445F2"/>
    <w:rsid w:val="00645909"/>
    <w:rsid w:val="00646206"/>
    <w:rsid w:val="00646813"/>
    <w:rsid w:val="00646C69"/>
    <w:rsid w:val="0065004D"/>
    <w:rsid w:val="00651FD9"/>
    <w:rsid w:val="006523C8"/>
    <w:rsid w:val="0065340A"/>
    <w:rsid w:val="00653AAE"/>
    <w:rsid w:val="006544FB"/>
    <w:rsid w:val="006567E8"/>
    <w:rsid w:val="00661C8E"/>
    <w:rsid w:val="00667B3A"/>
    <w:rsid w:val="00670E1E"/>
    <w:rsid w:val="00675904"/>
    <w:rsid w:val="00677D23"/>
    <w:rsid w:val="006832A2"/>
    <w:rsid w:val="006852EB"/>
    <w:rsid w:val="00685374"/>
    <w:rsid w:val="006A07E9"/>
    <w:rsid w:val="006A1A8B"/>
    <w:rsid w:val="006A5322"/>
    <w:rsid w:val="006A7891"/>
    <w:rsid w:val="006B3060"/>
    <w:rsid w:val="006B3074"/>
    <w:rsid w:val="006B4392"/>
    <w:rsid w:val="006B4B4E"/>
    <w:rsid w:val="006B670B"/>
    <w:rsid w:val="006C0759"/>
    <w:rsid w:val="006C4979"/>
    <w:rsid w:val="006C5FD0"/>
    <w:rsid w:val="006D33F3"/>
    <w:rsid w:val="006D7E18"/>
    <w:rsid w:val="006E14A4"/>
    <w:rsid w:val="006E3224"/>
    <w:rsid w:val="006E6DA7"/>
    <w:rsid w:val="006F0669"/>
    <w:rsid w:val="006F1B2B"/>
    <w:rsid w:val="006F53A3"/>
    <w:rsid w:val="007031F7"/>
    <w:rsid w:val="00704E47"/>
    <w:rsid w:val="00704EFA"/>
    <w:rsid w:val="00706517"/>
    <w:rsid w:val="007075A8"/>
    <w:rsid w:val="007114DD"/>
    <w:rsid w:val="007125E2"/>
    <w:rsid w:val="00714182"/>
    <w:rsid w:val="007165AF"/>
    <w:rsid w:val="00717326"/>
    <w:rsid w:val="00722F8F"/>
    <w:rsid w:val="00726C80"/>
    <w:rsid w:val="00730F84"/>
    <w:rsid w:val="00733106"/>
    <w:rsid w:val="00742B21"/>
    <w:rsid w:val="0074363F"/>
    <w:rsid w:val="007454B9"/>
    <w:rsid w:val="00750A1E"/>
    <w:rsid w:val="00750B7C"/>
    <w:rsid w:val="00763DFA"/>
    <w:rsid w:val="00775482"/>
    <w:rsid w:val="007772B5"/>
    <w:rsid w:val="00784693"/>
    <w:rsid w:val="00786E1B"/>
    <w:rsid w:val="007913D2"/>
    <w:rsid w:val="0079141F"/>
    <w:rsid w:val="007917E2"/>
    <w:rsid w:val="00792C1F"/>
    <w:rsid w:val="00794DF5"/>
    <w:rsid w:val="00795398"/>
    <w:rsid w:val="00797A07"/>
    <w:rsid w:val="007A2305"/>
    <w:rsid w:val="007A32C8"/>
    <w:rsid w:val="007A59D7"/>
    <w:rsid w:val="007B26B2"/>
    <w:rsid w:val="007B4D65"/>
    <w:rsid w:val="007B6340"/>
    <w:rsid w:val="007B6A1B"/>
    <w:rsid w:val="007C213C"/>
    <w:rsid w:val="007C31B3"/>
    <w:rsid w:val="007C3C6C"/>
    <w:rsid w:val="007D3A33"/>
    <w:rsid w:val="007D3AFC"/>
    <w:rsid w:val="007D5A11"/>
    <w:rsid w:val="007D6B46"/>
    <w:rsid w:val="007D7FC5"/>
    <w:rsid w:val="007E1F97"/>
    <w:rsid w:val="007E2061"/>
    <w:rsid w:val="007E4F89"/>
    <w:rsid w:val="007E6DF4"/>
    <w:rsid w:val="007F06FB"/>
    <w:rsid w:val="007F2C23"/>
    <w:rsid w:val="00806BBD"/>
    <w:rsid w:val="008070DB"/>
    <w:rsid w:val="008111AB"/>
    <w:rsid w:val="008132F1"/>
    <w:rsid w:val="00817C9F"/>
    <w:rsid w:val="00832A25"/>
    <w:rsid w:val="00833CB6"/>
    <w:rsid w:val="008401FC"/>
    <w:rsid w:val="0084152B"/>
    <w:rsid w:val="0084332E"/>
    <w:rsid w:val="00847482"/>
    <w:rsid w:val="0084780B"/>
    <w:rsid w:val="008509B9"/>
    <w:rsid w:val="008545B3"/>
    <w:rsid w:val="008555D0"/>
    <w:rsid w:val="00856445"/>
    <w:rsid w:val="008629E2"/>
    <w:rsid w:val="008706A0"/>
    <w:rsid w:val="00876F0D"/>
    <w:rsid w:val="0088004E"/>
    <w:rsid w:val="00882B96"/>
    <w:rsid w:val="00884046"/>
    <w:rsid w:val="0088614A"/>
    <w:rsid w:val="0088742D"/>
    <w:rsid w:val="00891D38"/>
    <w:rsid w:val="0089436F"/>
    <w:rsid w:val="008A1BB3"/>
    <w:rsid w:val="008A2421"/>
    <w:rsid w:val="008A28EF"/>
    <w:rsid w:val="008A76B0"/>
    <w:rsid w:val="008B28E2"/>
    <w:rsid w:val="008B44CF"/>
    <w:rsid w:val="008C062E"/>
    <w:rsid w:val="008C7856"/>
    <w:rsid w:val="008D208F"/>
    <w:rsid w:val="008D4257"/>
    <w:rsid w:val="008D4A6F"/>
    <w:rsid w:val="008E10B0"/>
    <w:rsid w:val="008E1AE7"/>
    <w:rsid w:val="008E72B2"/>
    <w:rsid w:val="008F015E"/>
    <w:rsid w:val="008F3BDB"/>
    <w:rsid w:val="008F7346"/>
    <w:rsid w:val="00901E80"/>
    <w:rsid w:val="00902959"/>
    <w:rsid w:val="009056F4"/>
    <w:rsid w:val="00905945"/>
    <w:rsid w:val="00906AEE"/>
    <w:rsid w:val="00911248"/>
    <w:rsid w:val="00916500"/>
    <w:rsid w:val="00920D15"/>
    <w:rsid w:val="00924E2C"/>
    <w:rsid w:val="00925276"/>
    <w:rsid w:val="0093288A"/>
    <w:rsid w:val="009332D2"/>
    <w:rsid w:val="009343CF"/>
    <w:rsid w:val="0093737C"/>
    <w:rsid w:val="00943974"/>
    <w:rsid w:val="009459AA"/>
    <w:rsid w:val="00947138"/>
    <w:rsid w:val="00952308"/>
    <w:rsid w:val="0095608A"/>
    <w:rsid w:val="009618C8"/>
    <w:rsid w:val="00962403"/>
    <w:rsid w:val="00963B7D"/>
    <w:rsid w:val="00966867"/>
    <w:rsid w:val="00967E73"/>
    <w:rsid w:val="00973E49"/>
    <w:rsid w:val="009764C3"/>
    <w:rsid w:val="00981740"/>
    <w:rsid w:val="00985106"/>
    <w:rsid w:val="00986107"/>
    <w:rsid w:val="009871C7"/>
    <w:rsid w:val="009905C5"/>
    <w:rsid w:val="00995110"/>
    <w:rsid w:val="00995984"/>
    <w:rsid w:val="00997618"/>
    <w:rsid w:val="009A07CF"/>
    <w:rsid w:val="009A1448"/>
    <w:rsid w:val="009A193F"/>
    <w:rsid w:val="009B0CCA"/>
    <w:rsid w:val="009B12DE"/>
    <w:rsid w:val="009B22F4"/>
    <w:rsid w:val="009C2372"/>
    <w:rsid w:val="009C3032"/>
    <w:rsid w:val="009C4FDF"/>
    <w:rsid w:val="009D0E62"/>
    <w:rsid w:val="009D6991"/>
    <w:rsid w:val="009E25B9"/>
    <w:rsid w:val="009E3B4C"/>
    <w:rsid w:val="009E3BA8"/>
    <w:rsid w:val="009E5DB9"/>
    <w:rsid w:val="009F1003"/>
    <w:rsid w:val="009F4AD3"/>
    <w:rsid w:val="009F4F79"/>
    <w:rsid w:val="009F70D8"/>
    <w:rsid w:val="00A032B9"/>
    <w:rsid w:val="00A03AEC"/>
    <w:rsid w:val="00A04D79"/>
    <w:rsid w:val="00A06D84"/>
    <w:rsid w:val="00A10E13"/>
    <w:rsid w:val="00A13B4E"/>
    <w:rsid w:val="00A1448D"/>
    <w:rsid w:val="00A14AC5"/>
    <w:rsid w:val="00A14D93"/>
    <w:rsid w:val="00A212E5"/>
    <w:rsid w:val="00A21B51"/>
    <w:rsid w:val="00A2377D"/>
    <w:rsid w:val="00A24DE2"/>
    <w:rsid w:val="00A367CB"/>
    <w:rsid w:val="00A3726F"/>
    <w:rsid w:val="00A405D7"/>
    <w:rsid w:val="00A40BCF"/>
    <w:rsid w:val="00A43EAB"/>
    <w:rsid w:val="00A4404B"/>
    <w:rsid w:val="00A479CA"/>
    <w:rsid w:val="00A5070C"/>
    <w:rsid w:val="00A51A07"/>
    <w:rsid w:val="00A527B2"/>
    <w:rsid w:val="00A65B1E"/>
    <w:rsid w:val="00A66D52"/>
    <w:rsid w:val="00A711B2"/>
    <w:rsid w:val="00A7373C"/>
    <w:rsid w:val="00A73B68"/>
    <w:rsid w:val="00A73CA9"/>
    <w:rsid w:val="00A7785F"/>
    <w:rsid w:val="00A77EAE"/>
    <w:rsid w:val="00A81465"/>
    <w:rsid w:val="00A81A7F"/>
    <w:rsid w:val="00A8673E"/>
    <w:rsid w:val="00A9081C"/>
    <w:rsid w:val="00A928B4"/>
    <w:rsid w:val="00AA0EDA"/>
    <w:rsid w:val="00AA529F"/>
    <w:rsid w:val="00AA7FA1"/>
    <w:rsid w:val="00AB44CD"/>
    <w:rsid w:val="00AB6377"/>
    <w:rsid w:val="00AC05B2"/>
    <w:rsid w:val="00AC35E6"/>
    <w:rsid w:val="00AC7D53"/>
    <w:rsid w:val="00AD0B68"/>
    <w:rsid w:val="00AD6EFC"/>
    <w:rsid w:val="00AE149A"/>
    <w:rsid w:val="00AE57C4"/>
    <w:rsid w:val="00AF4888"/>
    <w:rsid w:val="00B00C17"/>
    <w:rsid w:val="00B02864"/>
    <w:rsid w:val="00B028E9"/>
    <w:rsid w:val="00B056F9"/>
    <w:rsid w:val="00B110A4"/>
    <w:rsid w:val="00B11586"/>
    <w:rsid w:val="00B13EF3"/>
    <w:rsid w:val="00B169E3"/>
    <w:rsid w:val="00B200A8"/>
    <w:rsid w:val="00B20235"/>
    <w:rsid w:val="00B22112"/>
    <w:rsid w:val="00B2697B"/>
    <w:rsid w:val="00B31487"/>
    <w:rsid w:val="00B32DA3"/>
    <w:rsid w:val="00B3436E"/>
    <w:rsid w:val="00B35095"/>
    <w:rsid w:val="00B36967"/>
    <w:rsid w:val="00B42B6E"/>
    <w:rsid w:val="00B4319C"/>
    <w:rsid w:val="00B50E63"/>
    <w:rsid w:val="00B52B11"/>
    <w:rsid w:val="00B55B80"/>
    <w:rsid w:val="00B604F4"/>
    <w:rsid w:val="00B61BDE"/>
    <w:rsid w:val="00B62349"/>
    <w:rsid w:val="00B637B0"/>
    <w:rsid w:val="00B63D5F"/>
    <w:rsid w:val="00B63F4A"/>
    <w:rsid w:val="00B652CB"/>
    <w:rsid w:val="00B66AB2"/>
    <w:rsid w:val="00B74C0A"/>
    <w:rsid w:val="00B76EC8"/>
    <w:rsid w:val="00B80C39"/>
    <w:rsid w:val="00B82C82"/>
    <w:rsid w:val="00B84F4C"/>
    <w:rsid w:val="00B9396B"/>
    <w:rsid w:val="00B93FB6"/>
    <w:rsid w:val="00B95950"/>
    <w:rsid w:val="00BA0B2B"/>
    <w:rsid w:val="00BB1927"/>
    <w:rsid w:val="00BC55B1"/>
    <w:rsid w:val="00BC578D"/>
    <w:rsid w:val="00BC6B48"/>
    <w:rsid w:val="00BC7FBB"/>
    <w:rsid w:val="00BD0E5E"/>
    <w:rsid w:val="00BD596C"/>
    <w:rsid w:val="00BD5F2F"/>
    <w:rsid w:val="00BD7189"/>
    <w:rsid w:val="00BE0EFF"/>
    <w:rsid w:val="00BE571E"/>
    <w:rsid w:val="00BE5891"/>
    <w:rsid w:val="00BE6191"/>
    <w:rsid w:val="00BF1719"/>
    <w:rsid w:val="00BF2686"/>
    <w:rsid w:val="00BF29C2"/>
    <w:rsid w:val="00BF2B51"/>
    <w:rsid w:val="00BF3FE5"/>
    <w:rsid w:val="00BF4133"/>
    <w:rsid w:val="00C03AC4"/>
    <w:rsid w:val="00C056C4"/>
    <w:rsid w:val="00C12A2C"/>
    <w:rsid w:val="00C15F13"/>
    <w:rsid w:val="00C221FD"/>
    <w:rsid w:val="00C23646"/>
    <w:rsid w:val="00C2500D"/>
    <w:rsid w:val="00C315B2"/>
    <w:rsid w:val="00C3586F"/>
    <w:rsid w:val="00C37095"/>
    <w:rsid w:val="00C41CCD"/>
    <w:rsid w:val="00C43362"/>
    <w:rsid w:val="00C4423C"/>
    <w:rsid w:val="00C465AB"/>
    <w:rsid w:val="00C472AF"/>
    <w:rsid w:val="00C52AEF"/>
    <w:rsid w:val="00C53261"/>
    <w:rsid w:val="00C53BE0"/>
    <w:rsid w:val="00C553C8"/>
    <w:rsid w:val="00C56669"/>
    <w:rsid w:val="00C6179A"/>
    <w:rsid w:val="00C66C7B"/>
    <w:rsid w:val="00C704EA"/>
    <w:rsid w:val="00C71BD4"/>
    <w:rsid w:val="00C8039E"/>
    <w:rsid w:val="00C853EE"/>
    <w:rsid w:val="00C86BBF"/>
    <w:rsid w:val="00C876FF"/>
    <w:rsid w:val="00C930D8"/>
    <w:rsid w:val="00C93ECE"/>
    <w:rsid w:val="00CA030F"/>
    <w:rsid w:val="00CA034C"/>
    <w:rsid w:val="00CA08F7"/>
    <w:rsid w:val="00CA28FC"/>
    <w:rsid w:val="00CB104C"/>
    <w:rsid w:val="00CB3F55"/>
    <w:rsid w:val="00CC00DB"/>
    <w:rsid w:val="00CC1411"/>
    <w:rsid w:val="00CC2CE7"/>
    <w:rsid w:val="00CC35BA"/>
    <w:rsid w:val="00CD10EF"/>
    <w:rsid w:val="00CD11C1"/>
    <w:rsid w:val="00CD35DE"/>
    <w:rsid w:val="00CE1A6C"/>
    <w:rsid w:val="00CE3EF7"/>
    <w:rsid w:val="00CE56D9"/>
    <w:rsid w:val="00CE5D95"/>
    <w:rsid w:val="00CF0FB6"/>
    <w:rsid w:val="00D012DA"/>
    <w:rsid w:val="00D031E5"/>
    <w:rsid w:val="00D04B6D"/>
    <w:rsid w:val="00D079CA"/>
    <w:rsid w:val="00D11603"/>
    <w:rsid w:val="00D14E57"/>
    <w:rsid w:val="00D1684A"/>
    <w:rsid w:val="00D24B1F"/>
    <w:rsid w:val="00D24D9C"/>
    <w:rsid w:val="00D26061"/>
    <w:rsid w:val="00D307F7"/>
    <w:rsid w:val="00D33628"/>
    <w:rsid w:val="00D34052"/>
    <w:rsid w:val="00D366EC"/>
    <w:rsid w:val="00D41F9B"/>
    <w:rsid w:val="00D52586"/>
    <w:rsid w:val="00D53A90"/>
    <w:rsid w:val="00D629F3"/>
    <w:rsid w:val="00D63FF0"/>
    <w:rsid w:val="00D73AE5"/>
    <w:rsid w:val="00D75956"/>
    <w:rsid w:val="00D80D07"/>
    <w:rsid w:val="00D816F2"/>
    <w:rsid w:val="00D82725"/>
    <w:rsid w:val="00D85005"/>
    <w:rsid w:val="00D85F29"/>
    <w:rsid w:val="00D86B10"/>
    <w:rsid w:val="00D86BBC"/>
    <w:rsid w:val="00D91AB4"/>
    <w:rsid w:val="00D954EE"/>
    <w:rsid w:val="00D97A11"/>
    <w:rsid w:val="00DA3584"/>
    <w:rsid w:val="00DA3B3A"/>
    <w:rsid w:val="00DA44E1"/>
    <w:rsid w:val="00DA5E4B"/>
    <w:rsid w:val="00DA67FD"/>
    <w:rsid w:val="00DB0B1D"/>
    <w:rsid w:val="00DB24B1"/>
    <w:rsid w:val="00DB4C25"/>
    <w:rsid w:val="00DB5D6B"/>
    <w:rsid w:val="00DB76E8"/>
    <w:rsid w:val="00DB7CA1"/>
    <w:rsid w:val="00DC19B1"/>
    <w:rsid w:val="00DC2529"/>
    <w:rsid w:val="00DD0CA4"/>
    <w:rsid w:val="00DD1062"/>
    <w:rsid w:val="00DD2351"/>
    <w:rsid w:val="00DD2928"/>
    <w:rsid w:val="00DD5D0B"/>
    <w:rsid w:val="00DD5EBE"/>
    <w:rsid w:val="00DE08DC"/>
    <w:rsid w:val="00DE1826"/>
    <w:rsid w:val="00DE5DE6"/>
    <w:rsid w:val="00DF108E"/>
    <w:rsid w:val="00E02994"/>
    <w:rsid w:val="00E1154F"/>
    <w:rsid w:val="00E164B2"/>
    <w:rsid w:val="00E2350E"/>
    <w:rsid w:val="00E236C1"/>
    <w:rsid w:val="00E23944"/>
    <w:rsid w:val="00E23F0D"/>
    <w:rsid w:val="00E30615"/>
    <w:rsid w:val="00E32CAF"/>
    <w:rsid w:val="00E43DBD"/>
    <w:rsid w:val="00E51D01"/>
    <w:rsid w:val="00E52259"/>
    <w:rsid w:val="00E545E8"/>
    <w:rsid w:val="00E54A96"/>
    <w:rsid w:val="00E57BB2"/>
    <w:rsid w:val="00E57DAE"/>
    <w:rsid w:val="00E6361D"/>
    <w:rsid w:val="00E64454"/>
    <w:rsid w:val="00E66B18"/>
    <w:rsid w:val="00E70D27"/>
    <w:rsid w:val="00E7367C"/>
    <w:rsid w:val="00E76FF0"/>
    <w:rsid w:val="00E80133"/>
    <w:rsid w:val="00E813B8"/>
    <w:rsid w:val="00E84637"/>
    <w:rsid w:val="00E86DA5"/>
    <w:rsid w:val="00E910AC"/>
    <w:rsid w:val="00E932B9"/>
    <w:rsid w:val="00E95DE0"/>
    <w:rsid w:val="00EB11DE"/>
    <w:rsid w:val="00EB1E38"/>
    <w:rsid w:val="00EB6CCD"/>
    <w:rsid w:val="00EC0F71"/>
    <w:rsid w:val="00EC3503"/>
    <w:rsid w:val="00ED19DD"/>
    <w:rsid w:val="00ED5948"/>
    <w:rsid w:val="00ED5B1F"/>
    <w:rsid w:val="00EE6642"/>
    <w:rsid w:val="00EF1764"/>
    <w:rsid w:val="00EF30A4"/>
    <w:rsid w:val="00EF3822"/>
    <w:rsid w:val="00EF5D1B"/>
    <w:rsid w:val="00EF5F47"/>
    <w:rsid w:val="00EF7A69"/>
    <w:rsid w:val="00F03D1B"/>
    <w:rsid w:val="00F04CB0"/>
    <w:rsid w:val="00F0520A"/>
    <w:rsid w:val="00F0538F"/>
    <w:rsid w:val="00F1010A"/>
    <w:rsid w:val="00F13C0E"/>
    <w:rsid w:val="00F13C8D"/>
    <w:rsid w:val="00F153B9"/>
    <w:rsid w:val="00F15C4D"/>
    <w:rsid w:val="00F175D1"/>
    <w:rsid w:val="00F21A98"/>
    <w:rsid w:val="00F23296"/>
    <w:rsid w:val="00F2568B"/>
    <w:rsid w:val="00F3307E"/>
    <w:rsid w:val="00F338AC"/>
    <w:rsid w:val="00F35F02"/>
    <w:rsid w:val="00F43B50"/>
    <w:rsid w:val="00F45A98"/>
    <w:rsid w:val="00F45B66"/>
    <w:rsid w:val="00F46D48"/>
    <w:rsid w:val="00F532B0"/>
    <w:rsid w:val="00F55665"/>
    <w:rsid w:val="00F56A0A"/>
    <w:rsid w:val="00F56FD5"/>
    <w:rsid w:val="00F603D2"/>
    <w:rsid w:val="00F6144B"/>
    <w:rsid w:val="00F64291"/>
    <w:rsid w:val="00F65763"/>
    <w:rsid w:val="00F71A15"/>
    <w:rsid w:val="00F74ADF"/>
    <w:rsid w:val="00F75573"/>
    <w:rsid w:val="00F77C2A"/>
    <w:rsid w:val="00F804D8"/>
    <w:rsid w:val="00F811C6"/>
    <w:rsid w:val="00F85A94"/>
    <w:rsid w:val="00F903F4"/>
    <w:rsid w:val="00F95602"/>
    <w:rsid w:val="00F97B06"/>
    <w:rsid w:val="00FA4941"/>
    <w:rsid w:val="00FA5830"/>
    <w:rsid w:val="00FA6978"/>
    <w:rsid w:val="00FB0DA3"/>
    <w:rsid w:val="00FB3206"/>
    <w:rsid w:val="00FB4B1A"/>
    <w:rsid w:val="00FC3418"/>
    <w:rsid w:val="00FC44EE"/>
    <w:rsid w:val="00FC7D74"/>
    <w:rsid w:val="00FD2A28"/>
    <w:rsid w:val="00FD46C4"/>
    <w:rsid w:val="00FE02B0"/>
    <w:rsid w:val="00FE03C2"/>
    <w:rsid w:val="00FE0AE4"/>
    <w:rsid w:val="00FE17F4"/>
    <w:rsid w:val="00FE2ACC"/>
    <w:rsid w:val="00FE3CF2"/>
    <w:rsid w:val="00FE43E6"/>
    <w:rsid w:val="00FF0661"/>
    <w:rsid w:val="00FF2BEA"/>
    <w:rsid w:val="00FF5A66"/>
    <w:rsid w:val="00FF71C5"/>
    <w:rsid w:val="01D9C182"/>
    <w:rsid w:val="01DA01D1"/>
    <w:rsid w:val="01E3535D"/>
    <w:rsid w:val="01E7ECF8"/>
    <w:rsid w:val="023355CD"/>
    <w:rsid w:val="0266B62F"/>
    <w:rsid w:val="02B0BD8E"/>
    <w:rsid w:val="034D9703"/>
    <w:rsid w:val="037BE8A4"/>
    <w:rsid w:val="039E8DB0"/>
    <w:rsid w:val="041DEBAE"/>
    <w:rsid w:val="04C57CC6"/>
    <w:rsid w:val="04D71493"/>
    <w:rsid w:val="04E1C744"/>
    <w:rsid w:val="04EBEB13"/>
    <w:rsid w:val="05177278"/>
    <w:rsid w:val="05370025"/>
    <w:rsid w:val="0581F804"/>
    <w:rsid w:val="0593DCD2"/>
    <w:rsid w:val="06001865"/>
    <w:rsid w:val="066128FA"/>
    <w:rsid w:val="06CA1A08"/>
    <w:rsid w:val="07DB846C"/>
    <w:rsid w:val="08042D0C"/>
    <w:rsid w:val="083D07F4"/>
    <w:rsid w:val="08856EC5"/>
    <w:rsid w:val="0892EDC2"/>
    <w:rsid w:val="08AC13AB"/>
    <w:rsid w:val="08F3E463"/>
    <w:rsid w:val="0912F6D6"/>
    <w:rsid w:val="09368380"/>
    <w:rsid w:val="0967D134"/>
    <w:rsid w:val="09B82BA0"/>
    <w:rsid w:val="0A2D1872"/>
    <w:rsid w:val="0A30FE1C"/>
    <w:rsid w:val="0A65F4F0"/>
    <w:rsid w:val="0A7D8FC0"/>
    <w:rsid w:val="0A8AF424"/>
    <w:rsid w:val="0A8F6B67"/>
    <w:rsid w:val="0B352546"/>
    <w:rsid w:val="0B4649CB"/>
    <w:rsid w:val="0B8C1DDF"/>
    <w:rsid w:val="0BF32058"/>
    <w:rsid w:val="0C4C31F6"/>
    <w:rsid w:val="0C69EBFE"/>
    <w:rsid w:val="0C7E73C3"/>
    <w:rsid w:val="0CAD41BB"/>
    <w:rsid w:val="0CD49905"/>
    <w:rsid w:val="0D92ACC5"/>
    <w:rsid w:val="0E38EF35"/>
    <w:rsid w:val="0EC9271F"/>
    <w:rsid w:val="0EDA7752"/>
    <w:rsid w:val="0EFB07D2"/>
    <w:rsid w:val="0F380AC0"/>
    <w:rsid w:val="1000FF19"/>
    <w:rsid w:val="10419687"/>
    <w:rsid w:val="10C6811B"/>
    <w:rsid w:val="10FF8A9D"/>
    <w:rsid w:val="11179A40"/>
    <w:rsid w:val="1118AE21"/>
    <w:rsid w:val="11DAE4AF"/>
    <w:rsid w:val="11DFC1D5"/>
    <w:rsid w:val="1228878E"/>
    <w:rsid w:val="123DD737"/>
    <w:rsid w:val="1283B2EF"/>
    <w:rsid w:val="12C3315A"/>
    <w:rsid w:val="132D9622"/>
    <w:rsid w:val="1354EF84"/>
    <w:rsid w:val="13F53033"/>
    <w:rsid w:val="141282EB"/>
    <w:rsid w:val="142B5CEF"/>
    <w:rsid w:val="1474A288"/>
    <w:rsid w:val="14E62E74"/>
    <w:rsid w:val="14F63116"/>
    <w:rsid w:val="158D277F"/>
    <w:rsid w:val="1633FA30"/>
    <w:rsid w:val="169AC476"/>
    <w:rsid w:val="16A54ECB"/>
    <w:rsid w:val="173E9113"/>
    <w:rsid w:val="177ADEA2"/>
    <w:rsid w:val="179A84B8"/>
    <w:rsid w:val="17CA805D"/>
    <w:rsid w:val="17F0EA96"/>
    <w:rsid w:val="17FE1D63"/>
    <w:rsid w:val="186D4B2B"/>
    <w:rsid w:val="187B3FB3"/>
    <w:rsid w:val="1889AD2A"/>
    <w:rsid w:val="188C3ED5"/>
    <w:rsid w:val="190F464A"/>
    <w:rsid w:val="192176DD"/>
    <w:rsid w:val="19341035"/>
    <w:rsid w:val="19BEA9B3"/>
    <w:rsid w:val="19CCF9D9"/>
    <w:rsid w:val="1A7B0004"/>
    <w:rsid w:val="1B7A4E62"/>
    <w:rsid w:val="1C0E97DA"/>
    <w:rsid w:val="1C1E424A"/>
    <w:rsid w:val="1C6EE1A5"/>
    <w:rsid w:val="1CA8C683"/>
    <w:rsid w:val="1CCA0D84"/>
    <w:rsid w:val="1D0CE98B"/>
    <w:rsid w:val="1D161680"/>
    <w:rsid w:val="1D166C24"/>
    <w:rsid w:val="1D2766A2"/>
    <w:rsid w:val="1D42F7E9"/>
    <w:rsid w:val="1D679589"/>
    <w:rsid w:val="1D7FCF94"/>
    <w:rsid w:val="1E857FB6"/>
    <w:rsid w:val="1F24B2F4"/>
    <w:rsid w:val="1FC1FE6E"/>
    <w:rsid w:val="205F454E"/>
    <w:rsid w:val="211AE1F6"/>
    <w:rsid w:val="211B81E2"/>
    <w:rsid w:val="21C51A7C"/>
    <w:rsid w:val="21C5FA5B"/>
    <w:rsid w:val="21D20E00"/>
    <w:rsid w:val="225CE26E"/>
    <w:rsid w:val="234D60B2"/>
    <w:rsid w:val="243275ED"/>
    <w:rsid w:val="246DAAEB"/>
    <w:rsid w:val="248174A9"/>
    <w:rsid w:val="24EBA159"/>
    <w:rsid w:val="24EED4A1"/>
    <w:rsid w:val="253E5605"/>
    <w:rsid w:val="254DCEA4"/>
    <w:rsid w:val="255835EA"/>
    <w:rsid w:val="261FD9C9"/>
    <w:rsid w:val="26538C25"/>
    <w:rsid w:val="2699ED70"/>
    <w:rsid w:val="26A372D6"/>
    <w:rsid w:val="26D3025F"/>
    <w:rsid w:val="26D49B25"/>
    <w:rsid w:val="26DE9A28"/>
    <w:rsid w:val="26EF284C"/>
    <w:rsid w:val="2741167C"/>
    <w:rsid w:val="27D6F83B"/>
    <w:rsid w:val="285DD36F"/>
    <w:rsid w:val="286FE900"/>
    <w:rsid w:val="288914CD"/>
    <w:rsid w:val="28990EF4"/>
    <w:rsid w:val="28B23C3B"/>
    <w:rsid w:val="29716728"/>
    <w:rsid w:val="29A5FA66"/>
    <w:rsid w:val="29BBD93B"/>
    <w:rsid w:val="29C2A0B1"/>
    <w:rsid w:val="29D83ADD"/>
    <w:rsid w:val="29E95337"/>
    <w:rsid w:val="2A25600C"/>
    <w:rsid w:val="2B10E001"/>
    <w:rsid w:val="2B25C5D6"/>
    <w:rsid w:val="2C15EDE6"/>
    <w:rsid w:val="2CC4FDCE"/>
    <w:rsid w:val="2D1CE084"/>
    <w:rsid w:val="2D3931A8"/>
    <w:rsid w:val="2D4417F2"/>
    <w:rsid w:val="2D833E17"/>
    <w:rsid w:val="2D9C22C7"/>
    <w:rsid w:val="2E0DAD92"/>
    <w:rsid w:val="2E6A28AF"/>
    <w:rsid w:val="2EBE64E6"/>
    <w:rsid w:val="2EE54B32"/>
    <w:rsid w:val="2F1EF218"/>
    <w:rsid w:val="2F28D597"/>
    <w:rsid w:val="2F3F6AC7"/>
    <w:rsid w:val="2F51CE96"/>
    <w:rsid w:val="2F68EE29"/>
    <w:rsid w:val="2F8955A5"/>
    <w:rsid w:val="2FC16A87"/>
    <w:rsid w:val="2FF601CA"/>
    <w:rsid w:val="30029843"/>
    <w:rsid w:val="3041A5A4"/>
    <w:rsid w:val="30DB3E3D"/>
    <w:rsid w:val="310B7CB4"/>
    <w:rsid w:val="312A2DF3"/>
    <w:rsid w:val="317F27F3"/>
    <w:rsid w:val="319B0C59"/>
    <w:rsid w:val="31C6DA41"/>
    <w:rsid w:val="31D1079F"/>
    <w:rsid w:val="32E82820"/>
    <w:rsid w:val="338705C8"/>
    <w:rsid w:val="34651641"/>
    <w:rsid w:val="34B61FB8"/>
    <w:rsid w:val="34D66555"/>
    <w:rsid w:val="35BD8ADB"/>
    <w:rsid w:val="35E8EC3F"/>
    <w:rsid w:val="366F1103"/>
    <w:rsid w:val="3670897F"/>
    <w:rsid w:val="3698E2B6"/>
    <w:rsid w:val="36B3A0AE"/>
    <w:rsid w:val="36BA000D"/>
    <w:rsid w:val="36C97EA2"/>
    <w:rsid w:val="36DA8E06"/>
    <w:rsid w:val="370B4F42"/>
    <w:rsid w:val="3753B030"/>
    <w:rsid w:val="37543951"/>
    <w:rsid w:val="375BEAEA"/>
    <w:rsid w:val="3782C62F"/>
    <w:rsid w:val="37982969"/>
    <w:rsid w:val="37E56399"/>
    <w:rsid w:val="3820BD04"/>
    <w:rsid w:val="385971BF"/>
    <w:rsid w:val="386D076A"/>
    <w:rsid w:val="38D11F0F"/>
    <w:rsid w:val="39764128"/>
    <w:rsid w:val="39CDCA7E"/>
    <w:rsid w:val="39E1E4F7"/>
    <w:rsid w:val="39E9AEF1"/>
    <w:rsid w:val="3A44C122"/>
    <w:rsid w:val="3A667354"/>
    <w:rsid w:val="3A71EF9A"/>
    <w:rsid w:val="3A846201"/>
    <w:rsid w:val="3AA6CB5B"/>
    <w:rsid w:val="3AC626FB"/>
    <w:rsid w:val="3AF6C956"/>
    <w:rsid w:val="3B4D7C78"/>
    <w:rsid w:val="3B55F3B5"/>
    <w:rsid w:val="3C2F1DA8"/>
    <w:rsid w:val="3C41F5B9"/>
    <w:rsid w:val="3C459138"/>
    <w:rsid w:val="3D00B564"/>
    <w:rsid w:val="3D19955D"/>
    <w:rsid w:val="3DE5721F"/>
    <w:rsid w:val="3E1BFA1B"/>
    <w:rsid w:val="3E209293"/>
    <w:rsid w:val="3E37E9E7"/>
    <w:rsid w:val="3E909E65"/>
    <w:rsid w:val="3EFFFA18"/>
    <w:rsid w:val="3F691A53"/>
    <w:rsid w:val="3FE9B02C"/>
    <w:rsid w:val="3FFCBF8E"/>
    <w:rsid w:val="40E5A4C0"/>
    <w:rsid w:val="4161502C"/>
    <w:rsid w:val="418D608C"/>
    <w:rsid w:val="41B7AC1C"/>
    <w:rsid w:val="41C743E3"/>
    <w:rsid w:val="423DD808"/>
    <w:rsid w:val="4249BF0E"/>
    <w:rsid w:val="4326B400"/>
    <w:rsid w:val="43483FD1"/>
    <w:rsid w:val="437C157E"/>
    <w:rsid w:val="43B51CEC"/>
    <w:rsid w:val="43B52EED"/>
    <w:rsid w:val="43FC5CF8"/>
    <w:rsid w:val="4493DBE6"/>
    <w:rsid w:val="44AC9437"/>
    <w:rsid w:val="44B96BB4"/>
    <w:rsid w:val="4584C6B9"/>
    <w:rsid w:val="4641272D"/>
    <w:rsid w:val="46CE1465"/>
    <w:rsid w:val="4734747A"/>
    <w:rsid w:val="473BCA10"/>
    <w:rsid w:val="47D092C2"/>
    <w:rsid w:val="48C65CAF"/>
    <w:rsid w:val="48FF90C7"/>
    <w:rsid w:val="490CA2AF"/>
    <w:rsid w:val="4923BDD1"/>
    <w:rsid w:val="49794F7C"/>
    <w:rsid w:val="49E60827"/>
    <w:rsid w:val="49EF171F"/>
    <w:rsid w:val="4A3D9BB1"/>
    <w:rsid w:val="4A6F525E"/>
    <w:rsid w:val="4A703142"/>
    <w:rsid w:val="4A7F787D"/>
    <w:rsid w:val="4AAF8D54"/>
    <w:rsid w:val="4AC166ED"/>
    <w:rsid w:val="4AC996AB"/>
    <w:rsid w:val="4AF996DD"/>
    <w:rsid w:val="4B6FF6B2"/>
    <w:rsid w:val="4B95201E"/>
    <w:rsid w:val="4B96F478"/>
    <w:rsid w:val="4BBB2506"/>
    <w:rsid w:val="4BC61F21"/>
    <w:rsid w:val="4BF233E5"/>
    <w:rsid w:val="4CC0FBFA"/>
    <w:rsid w:val="4D31EA66"/>
    <w:rsid w:val="4D5028B2"/>
    <w:rsid w:val="4D53026F"/>
    <w:rsid w:val="4D9EAFCC"/>
    <w:rsid w:val="4DAAC796"/>
    <w:rsid w:val="4DB58264"/>
    <w:rsid w:val="4E32DDDB"/>
    <w:rsid w:val="4E5554AE"/>
    <w:rsid w:val="4E5605F2"/>
    <w:rsid w:val="4E58C905"/>
    <w:rsid w:val="4E5D269A"/>
    <w:rsid w:val="4E62429B"/>
    <w:rsid w:val="4E64576C"/>
    <w:rsid w:val="4EA065C5"/>
    <w:rsid w:val="4F22D48C"/>
    <w:rsid w:val="4FA5E52C"/>
    <w:rsid w:val="4FA6B2FF"/>
    <w:rsid w:val="5033FA42"/>
    <w:rsid w:val="5087C774"/>
    <w:rsid w:val="5088B768"/>
    <w:rsid w:val="5089B6EE"/>
    <w:rsid w:val="50A4E3EE"/>
    <w:rsid w:val="5159EA23"/>
    <w:rsid w:val="516CA85F"/>
    <w:rsid w:val="519CC76C"/>
    <w:rsid w:val="52B30ADD"/>
    <w:rsid w:val="5331BEDB"/>
    <w:rsid w:val="53788773"/>
    <w:rsid w:val="53D3B77A"/>
    <w:rsid w:val="53E50006"/>
    <w:rsid w:val="543CDBC6"/>
    <w:rsid w:val="54552FB8"/>
    <w:rsid w:val="54903CEC"/>
    <w:rsid w:val="552BB60F"/>
    <w:rsid w:val="5560B1E9"/>
    <w:rsid w:val="55B259B3"/>
    <w:rsid w:val="56905718"/>
    <w:rsid w:val="57584D23"/>
    <w:rsid w:val="57A6C3EC"/>
    <w:rsid w:val="57EBCE01"/>
    <w:rsid w:val="580E495A"/>
    <w:rsid w:val="589F49D9"/>
    <w:rsid w:val="58D8D49E"/>
    <w:rsid w:val="59500A01"/>
    <w:rsid w:val="599A35C2"/>
    <w:rsid w:val="59A1A1C5"/>
    <w:rsid w:val="59B7C216"/>
    <w:rsid w:val="5A4697C3"/>
    <w:rsid w:val="5A94BA86"/>
    <w:rsid w:val="5A9A441D"/>
    <w:rsid w:val="5AB23697"/>
    <w:rsid w:val="5B23AA5E"/>
    <w:rsid w:val="5B803646"/>
    <w:rsid w:val="5B905D57"/>
    <w:rsid w:val="5BA2171C"/>
    <w:rsid w:val="5BACF053"/>
    <w:rsid w:val="5CDD6254"/>
    <w:rsid w:val="5CEEE62F"/>
    <w:rsid w:val="5D89D271"/>
    <w:rsid w:val="5DB67707"/>
    <w:rsid w:val="5E16BEC2"/>
    <w:rsid w:val="5EF37876"/>
    <w:rsid w:val="5F7DCEC2"/>
    <w:rsid w:val="5FBA3F8B"/>
    <w:rsid w:val="5FF9348C"/>
    <w:rsid w:val="60173576"/>
    <w:rsid w:val="60883AE0"/>
    <w:rsid w:val="60C5FF9C"/>
    <w:rsid w:val="6138D4E8"/>
    <w:rsid w:val="615DD214"/>
    <w:rsid w:val="61EDA2DD"/>
    <w:rsid w:val="620073A7"/>
    <w:rsid w:val="627B87A5"/>
    <w:rsid w:val="62A070C5"/>
    <w:rsid w:val="62B5BB67"/>
    <w:rsid w:val="63578ACF"/>
    <w:rsid w:val="641058E5"/>
    <w:rsid w:val="6468216C"/>
    <w:rsid w:val="64A5E78C"/>
    <w:rsid w:val="6543D22C"/>
    <w:rsid w:val="65CA711C"/>
    <w:rsid w:val="65D25128"/>
    <w:rsid w:val="65FA28A2"/>
    <w:rsid w:val="66625B8B"/>
    <w:rsid w:val="66662B55"/>
    <w:rsid w:val="66C29210"/>
    <w:rsid w:val="66E47E8D"/>
    <w:rsid w:val="674D8D21"/>
    <w:rsid w:val="67821FF8"/>
    <w:rsid w:val="67D14D86"/>
    <w:rsid w:val="683DB64F"/>
    <w:rsid w:val="68832796"/>
    <w:rsid w:val="68DA9023"/>
    <w:rsid w:val="691AF02D"/>
    <w:rsid w:val="69358C24"/>
    <w:rsid w:val="6998DCFC"/>
    <w:rsid w:val="69AB89B0"/>
    <w:rsid w:val="69CE46FA"/>
    <w:rsid w:val="6A7035E5"/>
    <w:rsid w:val="6AE1C640"/>
    <w:rsid w:val="6B212CDF"/>
    <w:rsid w:val="6B5D07EC"/>
    <w:rsid w:val="6B733891"/>
    <w:rsid w:val="6BA0E771"/>
    <w:rsid w:val="6CC28951"/>
    <w:rsid w:val="6CCB0502"/>
    <w:rsid w:val="6D3B8DB1"/>
    <w:rsid w:val="6D7AEE2B"/>
    <w:rsid w:val="6DA5366E"/>
    <w:rsid w:val="6E7B75AC"/>
    <w:rsid w:val="6F2EC55E"/>
    <w:rsid w:val="6F3D9DE8"/>
    <w:rsid w:val="6F423ED2"/>
    <w:rsid w:val="6FB61FF1"/>
    <w:rsid w:val="6FE4B77B"/>
    <w:rsid w:val="708D31D4"/>
    <w:rsid w:val="7095818C"/>
    <w:rsid w:val="70EF1B4D"/>
    <w:rsid w:val="70F81DE2"/>
    <w:rsid w:val="714858CF"/>
    <w:rsid w:val="714D1440"/>
    <w:rsid w:val="715E2FEF"/>
    <w:rsid w:val="7165A3ED"/>
    <w:rsid w:val="71C8CE1B"/>
    <w:rsid w:val="71D0EC8B"/>
    <w:rsid w:val="71D132EA"/>
    <w:rsid w:val="71E691E2"/>
    <w:rsid w:val="721BAE20"/>
    <w:rsid w:val="724EF70D"/>
    <w:rsid w:val="72693D04"/>
    <w:rsid w:val="7308C1D8"/>
    <w:rsid w:val="730CCA0A"/>
    <w:rsid w:val="73332E9E"/>
    <w:rsid w:val="740530E7"/>
    <w:rsid w:val="750F30BF"/>
    <w:rsid w:val="756566F3"/>
    <w:rsid w:val="7582BAD0"/>
    <w:rsid w:val="763BF74F"/>
    <w:rsid w:val="76B0628C"/>
    <w:rsid w:val="771BCCBC"/>
    <w:rsid w:val="773C0056"/>
    <w:rsid w:val="774D02C0"/>
    <w:rsid w:val="7775E5F0"/>
    <w:rsid w:val="785F15F4"/>
    <w:rsid w:val="7876C7CC"/>
    <w:rsid w:val="788CA7C9"/>
    <w:rsid w:val="78A0EFDF"/>
    <w:rsid w:val="790B1A3C"/>
    <w:rsid w:val="791B027C"/>
    <w:rsid w:val="7ACAEF8B"/>
    <w:rsid w:val="7AF39CCE"/>
    <w:rsid w:val="7B1C1CA9"/>
    <w:rsid w:val="7B8DA8AF"/>
    <w:rsid w:val="7B95F08D"/>
    <w:rsid w:val="7BA706B0"/>
    <w:rsid w:val="7BB19F02"/>
    <w:rsid w:val="7BFB02B2"/>
    <w:rsid w:val="7C08BC9A"/>
    <w:rsid w:val="7C2A5AF7"/>
    <w:rsid w:val="7C33C20A"/>
    <w:rsid w:val="7C67A5C3"/>
    <w:rsid w:val="7CA2982D"/>
    <w:rsid w:val="7CB8D2CF"/>
    <w:rsid w:val="7CCAB632"/>
    <w:rsid w:val="7CDC1AD6"/>
    <w:rsid w:val="7CE959CD"/>
    <w:rsid w:val="7DEA8233"/>
    <w:rsid w:val="7E096E39"/>
    <w:rsid w:val="7E0AB5F5"/>
    <w:rsid w:val="7E5B7789"/>
    <w:rsid w:val="7EA8C854"/>
    <w:rsid w:val="7EC9274D"/>
    <w:rsid w:val="7ED9EA36"/>
    <w:rsid w:val="7FA4627B"/>
    <w:rsid w:val="7FED39C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C8143"/>
  <w15:chartTrackingRefBased/>
  <w15:docId w15:val="{24466859-8927-418A-8883-95C7D1ED9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411"/>
  </w:style>
  <w:style w:type="paragraph" w:styleId="Heading1">
    <w:name w:val="heading 1"/>
    <w:basedOn w:val="Normal"/>
    <w:next w:val="Normal"/>
    <w:link w:val="Heading1Char"/>
    <w:uiPriority w:val="9"/>
    <w:qFormat/>
    <w:rsid w:val="0070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F7"/>
    <w:rPr>
      <w:rFonts w:eastAsiaTheme="majorEastAsia" w:cstheme="majorBidi"/>
      <w:color w:val="272727" w:themeColor="text1" w:themeTint="D8"/>
    </w:rPr>
  </w:style>
  <w:style w:type="paragraph" w:styleId="Title">
    <w:name w:val="Title"/>
    <w:basedOn w:val="Normal"/>
    <w:next w:val="Normal"/>
    <w:link w:val="TitleChar"/>
    <w:uiPriority w:val="10"/>
    <w:qFormat/>
    <w:rsid w:val="0070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F7"/>
    <w:pPr>
      <w:spacing w:before="160"/>
      <w:jc w:val="center"/>
    </w:pPr>
    <w:rPr>
      <w:i/>
      <w:iCs/>
      <w:color w:val="404040" w:themeColor="text1" w:themeTint="BF"/>
    </w:rPr>
  </w:style>
  <w:style w:type="character" w:customStyle="1" w:styleId="QuoteChar">
    <w:name w:val="Quote Char"/>
    <w:basedOn w:val="DefaultParagraphFont"/>
    <w:link w:val="Quote"/>
    <w:uiPriority w:val="29"/>
    <w:rsid w:val="007031F7"/>
    <w:rPr>
      <w:i/>
      <w:iCs/>
      <w:color w:val="404040" w:themeColor="text1" w:themeTint="BF"/>
    </w:rPr>
  </w:style>
  <w:style w:type="paragraph" w:styleId="ListParagraph">
    <w:name w:val="List Paragraph"/>
    <w:basedOn w:val="Normal"/>
    <w:uiPriority w:val="34"/>
    <w:qFormat/>
    <w:rsid w:val="007031F7"/>
    <w:pPr>
      <w:ind w:left="720"/>
      <w:contextualSpacing/>
    </w:pPr>
  </w:style>
  <w:style w:type="character" w:styleId="IntenseEmphasis">
    <w:name w:val="Intense Emphasis"/>
    <w:basedOn w:val="DefaultParagraphFont"/>
    <w:uiPriority w:val="21"/>
    <w:qFormat/>
    <w:rsid w:val="007031F7"/>
    <w:rPr>
      <w:i/>
      <w:iCs/>
      <w:color w:val="0F4761" w:themeColor="accent1" w:themeShade="BF"/>
    </w:rPr>
  </w:style>
  <w:style w:type="paragraph" w:styleId="IntenseQuote">
    <w:name w:val="Intense Quote"/>
    <w:basedOn w:val="Normal"/>
    <w:next w:val="Normal"/>
    <w:link w:val="IntenseQuoteChar"/>
    <w:uiPriority w:val="30"/>
    <w:qFormat/>
    <w:rsid w:val="0070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F7"/>
    <w:rPr>
      <w:i/>
      <w:iCs/>
      <w:color w:val="0F4761" w:themeColor="accent1" w:themeShade="BF"/>
    </w:rPr>
  </w:style>
  <w:style w:type="character" w:styleId="IntenseReference">
    <w:name w:val="Intense Reference"/>
    <w:basedOn w:val="DefaultParagraphFont"/>
    <w:uiPriority w:val="32"/>
    <w:qFormat/>
    <w:rsid w:val="007031F7"/>
    <w:rPr>
      <w:b/>
      <w:bCs/>
      <w:smallCaps/>
      <w:color w:val="0F4761" w:themeColor="accent1" w:themeShade="BF"/>
      <w:spacing w:val="5"/>
    </w:rPr>
  </w:style>
  <w:style w:type="table" w:styleId="TableGrid">
    <w:name w:val="Table Grid"/>
    <w:basedOn w:val="TableNormal"/>
    <w:uiPriority w:val="39"/>
    <w:rsid w:val="007F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0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58F"/>
  </w:style>
  <w:style w:type="paragraph" w:styleId="Footer">
    <w:name w:val="footer"/>
    <w:basedOn w:val="Normal"/>
    <w:link w:val="FooterChar"/>
    <w:uiPriority w:val="99"/>
    <w:unhideWhenUsed/>
    <w:rsid w:val="00340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58F"/>
  </w:style>
  <w:style w:type="character" w:styleId="CommentReference">
    <w:name w:val="annotation reference"/>
    <w:basedOn w:val="DefaultParagraphFont"/>
    <w:uiPriority w:val="99"/>
    <w:semiHidden/>
    <w:unhideWhenUsed/>
    <w:rsid w:val="00167C1D"/>
    <w:rPr>
      <w:sz w:val="16"/>
      <w:szCs w:val="16"/>
    </w:rPr>
  </w:style>
  <w:style w:type="paragraph" w:styleId="CommentText">
    <w:name w:val="annotation text"/>
    <w:basedOn w:val="Normal"/>
    <w:link w:val="CommentTextChar"/>
    <w:uiPriority w:val="99"/>
    <w:unhideWhenUsed/>
    <w:rsid w:val="00167C1D"/>
    <w:pPr>
      <w:spacing w:line="240" w:lineRule="auto"/>
    </w:pPr>
    <w:rPr>
      <w:sz w:val="20"/>
      <w:szCs w:val="20"/>
    </w:rPr>
  </w:style>
  <w:style w:type="character" w:customStyle="1" w:styleId="CommentTextChar">
    <w:name w:val="Comment Text Char"/>
    <w:basedOn w:val="DefaultParagraphFont"/>
    <w:link w:val="CommentText"/>
    <w:uiPriority w:val="99"/>
    <w:rsid w:val="00167C1D"/>
    <w:rPr>
      <w:sz w:val="20"/>
      <w:szCs w:val="20"/>
    </w:rPr>
  </w:style>
  <w:style w:type="paragraph" w:styleId="CommentSubject">
    <w:name w:val="annotation subject"/>
    <w:basedOn w:val="CommentText"/>
    <w:next w:val="CommentText"/>
    <w:link w:val="CommentSubjectChar"/>
    <w:uiPriority w:val="99"/>
    <w:semiHidden/>
    <w:unhideWhenUsed/>
    <w:rsid w:val="00167C1D"/>
    <w:rPr>
      <w:b/>
      <w:bCs/>
    </w:rPr>
  </w:style>
  <w:style w:type="character" w:customStyle="1" w:styleId="CommentSubjectChar">
    <w:name w:val="Comment Subject Char"/>
    <w:basedOn w:val="CommentTextChar"/>
    <w:link w:val="CommentSubject"/>
    <w:uiPriority w:val="99"/>
    <w:semiHidden/>
    <w:rsid w:val="00167C1D"/>
    <w:rPr>
      <w:b/>
      <w:bCs/>
      <w:sz w:val="20"/>
      <w:szCs w:val="20"/>
    </w:rPr>
  </w:style>
  <w:style w:type="paragraph" w:styleId="Revision">
    <w:name w:val="Revision"/>
    <w:hidden/>
    <w:uiPriority w:val="99"/>
    <w:semiHidden/>
    <w:rsid w:val="00F45B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jpg@01DB78FC.2CD5754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9051E-9527-469C-A595-79E95FF77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7</Pages>
  <Words>1582</Words>
  <Characters>9524</Characters>
  <Application>Microsoft Office Word</Application>
  <DocSecurity>0</DocSecurity>
  <Lines>732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Chandramani Chanchal</dc:creator>
  <cp:keywords/>
  <dc:description/>
  <cp:lastModifiedBy>SachinA Kumar</cp:lastModifiedBy>
  <cp:revision>2161</cp:revision>
  <dcterms:created xsi:type="dcterms:W3CDTF">2025-11-18T12:27:00Z</dcterms:created>
  <dcterms:modified xsi:type="dcterms:W3CDTF">2026-02-11T08:56:00Z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44f97778-bcc1-43fa-b536-38709683a941</vt:lpwstr>
  </property>
</Properties>
</file>